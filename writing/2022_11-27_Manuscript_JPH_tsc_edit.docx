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7BF18" w14:textId="6A41F291" w:rsidR="00636D35" w:rsidRDefault="0007439C" w:rsidP="7AF1EB56">
      <w:pPr>
        <w:rPr>
          <w:b/>
          <w:bCs/>
        </w:rPr>
      </w:pPr>
      <w:bookmarkStart w:id="0" w:name="_Int_SUjSeBIe"/>
      <w:r w:rsidRPr="7AF1EB56">
        <w:rPr>
          <w:b/>
          <w:bCs/>
        </w:rPr>
        <w:t>Resource tracking</w:t>
      </w:r>
      <w:r w:rsidR="008F5B0D" w:rsidRPr="7AF1EB56">
        <w:rPr>
          <w:b/>
          <w:bCs/>
        </w:rPr>
        <w:t xml:space="preserve"> </w:t>
      </w:r>
      <w:r w:rsidR="003C48AF" w:rsidRPr="7AF1EB56">
        <w:rPr>
          <w:b/>
          <w:bCs/>
        </w:rPr>
        <w:t>links</w:t>
      </w:r>
      <w:ins w:id="1" w:author="Tyler Steven Coleman" w:date="2022-12-08T10:28:00Z">
        <w:r w:rsidR="00C20457">
          <w:rPr>
            <w:b/>
            <w:bCs/>
          </w:rPr>
          <w:t xml:space="preserve"> species</w:t>
        </w:r>
      </w:ins>
      <w:r w:rsidR="003C48AF" w:rsidRPr="7AF1EB56">
        <w:rPr>
          <w:b/>
          <w:bCs/>
        </w:rPr>
        <w:t xml:space="preserve"> </w:t>
      </w:r>
      <w:commentRangeStart w:id="2"/>
      <w:r w:rsidR="003C48AF" w:rsidRPr="7AF1EB56">
        <w:rPr>
          <w:b/>
          <w:bCs/>
        </w:rPr>
        <w:t xml:space="preserve">richness </w:t>
      </w:r>
      <w:commentRangeEnd w:id="2"/>
      <w:r w:rsidR="00C20457">
        <w:rPr>
          <w:rStyle w:val="CommentReference"/>
        </w:rPr>
        <w:commentReference w:id="2"/>
      </w:r>
      <w:r w:rsidR="003C48AF" w:rsidRPr="7AF1EB56">
        <w:rPr>
          <w:b/>
          <w:bCs/>
        </w:rPr>
        <w:t>in food resources</w:t>
      </w:r>
      <w:r w:rsidR="0095162D" w:rsidRPr="7AF1EB56">
        <w:rPr>
          <w:b/>
          <w:bCs/>
        </w:rPr>
        <w:t>, seed vectors</w:t>
      </w:r>
      <w:ins w:id="3" w:author="Tyler Steven Coleman" w:date="2022-12-08T10:27:00Z">
        <w:r w:rsidR="00C20457">
          <w:rPr>
            <w:b/>
            <w:bCs/>
          </w:rPr>
          <w:t>,</w:t>
        </w:r>
      </w:ins>
      <w:r w:rsidR="003C48AF" w:rsidRPr="7AF1EB56">
        <w:rPr>
          <w:b/>
          <w:bCs/>
        </w:rPr>
        <w:t xml:space="preserve"> and seed rain</w:t>
      </w:r>
      <w:bookmarkEnd w:id="0"/>
    </w:p>
    <w:p w14:paraId="5904744C" w14:textId="621E3097" w:rsidR="008447C5" w:rsidRPr="00194654" w:rsidRDefault="008447C5">
      <w:pPr>
        <w:rPr>
          <w:rFonts w:cstheme="minorHAnsi"/>
          <w:b/>
          <w:bCs/>
        </w:rPr>
      </w:pPr>
    </w:p>
    <w:p w14:paraId="611BFFE0" w14:textId="739E18BB" w:rsidR="008447C5" w:rsidRPr="00194654" w:rsidRDefault="008447C5" w:rsidP="008447C5">
      <w:pPr>
        <w:snapToGrid w:val="0"/>
        <w:spacing w:line="480" w:lineRule="auto"/>
        <w:rPr>
          <w:rFonts w:cstheme="minorHAnsi"/>
          <w:lang w:val="en-GB"/>
        </w:rPr>
      </w:pPr>
      <w:r w:rsidRPr="00194654">
        <w:rPr>
          <w:rFonts w:cstheme="minorHAnsi"/>
          <w:lang w:val="en-GB"/>
        </w:rPr>
        <w:t>James P. Holdgrafer</w:t>
      </w:r>
      <w:proofErr w:type="gramStart"/>
      <w:r w:rsidRPr="00194654">
        <w:rPr>
          <w:rFonts w:cstheme="minorHAnsi"/>
          <w:vertAlign w:val="superscript"/>
          <w:lang w:val="en-GB"/>
        </w:rPr>
        <w:t>1,*</w:t>
      </w:r>
      <w:proofErr w:type="gramEnd"/>
      <w:r w:rsidRPr="00194654">
        <w:rPr>
          <w:rFonts w:cstheme="minorHAnsi"/>
          <w:lang w:val="en-GB"/>
        </w:rPr>
        <w:t>, David S. Mason</w:t>
      </w:r>
      <w:r w:rsidR="0061624B">
        <w:rPr>
          <w:rFonts w:cstheme="minorHAnsi"/>
          <w:vertAlign w:val="superscript"/>
          <w:lang w:val="en-GB"/>
        </w:rPr>
        <w:t>1</w:t>
      </w:r>
      <w:r w:rsidRPr="00194654">
        <w:rPr>
          <w:rFonts w:cstheme="minorHAnsi"/>
          <w:lang w:val="en-GB"/>
        </w:rPr>
        <w:t>, Tyler S</w:t>
      </w:r>
      <w:del w:id="4" w:author="Tyler Steven Coleman" w:date="2022-12-05T16:04:00Z">
        <w:r w:rsidRPr="00194654" w:rsidDel="002319A3">
          <w:rPr>
            <w:rFonts w:cstheme="minorHAnsi"/>
            <w:lang w:val="en-GB"/>
          </w:rPr>
          <w:delText xml:space="preserve">. </w:delText>
        </w:r>
      </w:del>
      <w:ins w:id="5" w:author="Tyler Steven Coleman" w:date="2022-12-05T16:04:00Z">
        <w:r w:rsidR="002319A3">
          <w:rPr>
            <w:rFonts w:cstheme="minorHAnsi"/>
            <w:lang w:val="en-GB"/>
          </w:rPr>
          <w:t>teven</w:t>
        </w:r>
        <w:r w:rsidR="002319A3" w:rsidRPr="00194654">
          <w:rPr>
            <w:rFonts w:cstheme="minorHAnsi"/>
            <w:lang w:val="en-GB"/>
          </w:rPr>
          <w:t xml:space="preserve"> </w:t>
        </w:r>
      </w:ins>
      <w:r w:rsidRPr="00194654">
        <w:rPr>
          <w:rFonts w:cstheme="minorHAnsi"/>
          <w:lang w:val="en-GB"/>
        </w:rPr>
        <w:t>Coleman</w:t>
      </w:r>
      <w:r w:rsidR="0061624B">
        <w:rPr>
          <w:rFonts w:cstheme="minorHAnsi"/>
          <w:vertAlign w:val="superscript"/>
          <w:lang w:val="en-GB"/>
        </w:rPr>
        <w:t>2</w:t>
      </w:r>
      <w:r w:rsidRPr="00194654">
        <w:rPr>
          <w:rFonts w:cstheme="minorHAnsi"/>
          <w:lang w:val="en-GB"/>
        </w:rPr>
        <w:t>, &amp; Marcus A. Lashley</w:t>
      </w:r>
      <w:r w:rsidR="0061624B">
        <w:rPr>
          <w:rFonts w:cstheme="minorHAnsi"/>
          <w:vertAlign w:val="superscript"/>
          <w:lang w:val="en-GB"/>
        </w:rPr>
        <w:t>1</w:t>
      </w:r>
    </w:p>
    <w:p w14:paraId="3B3AFD81" w14:textId="502AADCC" w:rsidR="008447C5" w:rsidRPr="00194654" w:rsidRDefault="008447C5">
      <w:pPr>
        <w:rPr>
          <w:rFonts w:cstheme="minorHAnsi"/>
          <w:b/>
          <w:bCs/>
        </w:rPr>
      </w:pPr>
    </w:p>
    <w:p w14:paraId="56B772A3" w14:textId="223BA77D" w:rsidR="008447C5" w:rsidRPr="00194654" w:rsidRDefault="0006199B" w:rsidP="008447C5">
      <w:pPr>
        <w:snapToGrid w:val="0"/>
        <w:spacing w:line="480" w:lineRule="auto"/>
        <w:rPr>
          <w:rFonts w:cstheme="minorHAnsi"/>
          <w:i/>
          <w:iCs/>
          <w:lang w:val="en-GB"/>
        </w:rPr>
      </w:pPr>
      <w:r w:rsidRPr="00194654">
        <w:rPr>
          <w:rFonts w:cstheme="minorHAnsi"/>
          <w:vertAlign w:val="superscript"/>
          <w:lang w:val="en-GB"/>
        </w:rPr>
        <w:t>1</w:t>
      </w:r>
      <w:del w:id="6" w:author="Tyler Steven Coleman" w:date="2022-12-05T16:06:00Z">
        <w:r w:rsidR="008447C5" w:rsidRPr="00194654" w:rsidDel="002319A3">
          <w:rPr>
            <w:rFonts w:cstheme="minorHAnsi"/>
            <w:i/>
            <w:iCs/>
            <w:lang w:val="en-GB"/>
          </w:rPr>
          <w:delText>W</w:delText>
        </w:r>
      </w:del>
      <w:ins w:id="7" w:author="Tyler Steven Coleman" w:date="2022-12-05T16:06:00Z">
        <w:r w:rsidR="002319A3">
          <w:rPr>
            <w:rFonts w:cstheme="minorHAnsi"/>
            <w:i/>
            <w:iCs/>
            <w:lang w:val="en-GB"/>
          </w:rPr>
          <w:t>Department of W</w:t>
        </w:r>
      </w:ins>
      <w:r w:rsidR="008447C5" w:rsidRPr="00194654">
        <w:rPr>
          <w:rFonts w:cstheme="minorHAnsi"/>
          <w:i/>
          <w:iCs/>
          <w:lang w:val="en-GB"/>
        </w:rPr>
        <w:t>ildlife Ecology and Conservation, University of Florida, PO Box 110430, 1745 McCarty Drive, Gainesville, FL, 32611-0410, USA</w:t>
      </w:r>
    </w:p>
    <w:p w14:paraId="47EE83BD" w14:textId="73D8DF28" w:rsidR="0006199B" w:rsidRPr="00194654" w:rsidRDefault="0061624B" w:rsidP="0006199B">
      <w:pPr>
        <w:snapToGrid w:val="0"/>
        <w:spacing w:line="480" w:lineRule="auto"/>
        <w:rPr>
          <w:rFonts w:cstheme="minorHAnsi"/>
          <w:i/>
          <w:iCs/>
          <w:lang w:val="en-GB"/>
        </w:rPr>
      </w:pPr>
      <w:r>
        <w:rPr>
          <w:rFonts w:cstheme="minorHAnsi"/>
          <w:vertAlign w:val="superscript"/>
          <w:lang w:val="en-GB"/>
        </w:rPr>
        <w:t>2</w:t>
      </w:r>
      <w:r w:rsidR="008447C5" w:rsidRPr="00194654">
        <w:rPr>
          <w:rFonts w:cstheme="minorHAnsi"/>
          <w:i/>
          <w:iCs/>
        </w:rPr>
        <w:t>Florida Cooperative Fish and Wildlife Research Unit,</w:t>
      </w:r>
      <w:ins w:id="8" w:author="Tyler Steven Coleman" w:date="2022-12-05T16:06:00Z">
        <w:r w:rsidR="002319A3">
          <w:rPr>
            <w:rFonts w:cstheme="minorHAnsi"/>
            <w:i/>
            <w:iCs/>
          </w:rPr>
          <w:t xml:space="preserve"> Department of Wildlife Ecology and Conservation,</w:t>
        </w:r>
      </w:ins>
      <w:r w:rsidR="008447C5" w:rsidRPr="00194654">
        <w:rPr>
          <w:rFonts w:cstheme="minorHAnsi"/>
          <w:i/>
          <w:iCs/>
        </w:rPr>
        <w:t xml:space="preserve"> University of Florida, PO</w:t>
      </w:r>
      <w:r w:rsidR="0006199B" w:rsidRPr="00194654">
        <w:rPr>
          <w:rFonts w:cstheme="minorHAnsi"/>
          <w:i/>
          <w:iCs/>
        </w:rPr>
        <w:t xml:space="preserve"> Box 110485, </w:t>
      </w:r>
      <w:del w:id="9" w:author="Tyler Steven Coleman" w:date="2022-12-05T16:05:00Z">
        <w:r w:rsidR="0006199B" w:rsidRPr="00194654" w:rsidDel="002319A3">
          <w:rPr>
            <w:rFonts w:cstheme="minorHAnsi"/>
            <w:i/>
            <w:iCs/>
            <w:highlight w:val="yellow"/>
          </w:rPr>
          <w:delText>STREET ADDRESS</w:delText>
        </w:r>
      </w:del>
      <w:ins w:id="10" w:author="Tyler Steven Coleman" w:date="2022-12-05T16:05:00Z">
        <w:r w:rsidR="002319A3">
          <w:rPr>
            <w:rFonts w:cstheme="minorHAnsi"/>
            <w:i/>
            <w:iCs/>
          </w:rPr>
          <w:t>2295 Mowry Road</w:t>
        </w:r>
      </w:ins>
      <w:r w:rsidR="0006199B" w:rsidRPr="00194654">
        <w:rPr>
          <w:rFonts w:cstheme="minorHAnsi"/>
          <w:i/>
          <w:iCs/>
        </w:rPr>
        <w:t xml:space="preserve">, Gainesville, FL, </w:t>
      </w:r>
      <w:r w:rsidR="0006199B" w:rsidRPr="00194654">
        <w:rPr>
          <w:rFonts w:cstheme="minorHAnsi"/>
          <w:i/>
          <w:iCs/>
          <w:lang w:val="en-GB"/>
        </w:rPr>
        <w:t>32611-0410, USA</w:t>
      </w:r>
    </w:p>
    <w:p w14:paraId="166F9411" w14:textId="2440C680" w:rsidR="008447C5" w:rsidRPr="00194654" w:rsidRDefault="008447C5" w:rsidP="008447C5">
      <w:pPr>
        <w:snapToGrid w:val="0"/>
        <w:spacing w:line="480" w:lineRule="auto"/>
        <w:rPr>
          <w:rFonts w:cstheme="minorHAnsi"/>
          <w:vertAlign w:val="superscript"/>
          <w:lang w:val="en-GB"/>
        </w:rPr>
      </w:pPr>
    </w:p>
    <w:p w14:paraId="054F4342" w14:textId="1E332637" w:rsidR="0006199B" w:rsidRPr="00194654" w:rsidRDefault="0006199B" w:rsidP="0006199B">
      <w:pPr>
        <w:snapToGrid w:val="0"/>
        <w:spacing w:line="480" w:lineRule="auto"/>
        <w:rPr>
          <w:rFonts w:cstheme="minorHAnsi"/>
          <w:lang w:val="en-GB"/>
        </w:rPr>
      </w:pPr>
      <w:r w:rsidRPr="00194654">
        <w:rPr>
          <w:rFonts w:cstheme="minorHAnsi"/>
          <w:vertAlign w:val="superscript"/>
          <w:lang w:val="en-GB"/>
        </w:rPr>
        <w:t>*</w:t>
      </w:r>
      <w:r w:rsidRPr="00194654">
        <w:rPr>
          <w:rFonts w:cstheme="minorHAnsi"/>
          <w:lang w:val="en-GB"/>
        </w:rPr>
        <w:t>Author for correspondence (E-mail: jholdgrafer@ufl.edu; Tel.: (</w:t>
      </w:r>
      <w:r w:rsidR="001F132C" w:rsidRPr="00194654">
        <w:rPr>
          <w:rFonts w:cstheme="minorHAnsi"/>
          <w:lang w:val="en-GB"/>
        </w:rPr>
        <w:t>239-220-7414</w:t>
      </w:r>
      <w:r w:rsidRPr="00194654">
        <w:rPr>
          <w:rFonts w:cstheme="minorHAnsi"/>
          <w:lang w:val="en-GB"/>
        </w:rPr>
        <w:t>)</w:t>
      </w:r>
      <w:ins w:id="11" w:author="Tyler Steven Coleman" w:date="2022-12-08T13:38:00Z">
        <w:r w:rsidR="002B2C42">
          <w:rPr>
            <w:rFonts w:cstheme="minorHAnsi"/>
            <w:lang w:val="en-GB"/>
          </w:rPr>
          <w:t>)</w:t>
        </w:r>
      </w:ins>
      <w:r w:rsidRPr="00194654">
        <w:rPr>
          <w:rFonts w:cstheme="minorHAnsi"/>
          <w:lang w:val="en-GB"/>
        </w:rPr>
        <w:t>.</w:t>
      </w:r>
    </w:p>
    <w:p w14:paraId="485670D8" w14:textId="456CA8F1" w:rsidR="008447C5" w:rsidRPr="00194654" w:rsidRDefault="008447C5">
      <w:pPr>
        <w:rPr>
          <w:rFonts w:cstheme="minorHAnsi"/>
          <w:b/>
          <w:bCs/>
        </w:rPr>
      </w:pPr>
    </w:p>
    <w:p w14:paraId="554E9553" w14:textId="70AADA10" w:rsidR="0006199B" w:rsidRPr="00194654" w:rsidRDefault="0006199B" w:rsidP="0006199B">
      <w:pPr>
        <w:snapToGrid w:val="0"/>
        <w:spacing w:line="480" w:lineRule="auto"/>
        <w:rPr>
          <w:rFonts w:cstheme="minorHAnsi"/>
          <w:b/>
          <w:lang w:val="en-GB"/>
        </w:rPr>
      </w:pPr>
      <w:r w:rsidRPr="00194654">
        <w:rPr>
          <w:rFonts w:cstheme="minorHAnsi"/>
          <w:b/>
          <w:lang w:val="en-GB"/>
        </w:rPr>
        <w:t>ABSTRACT:</w:t>
      </w:r>
    </w:p>
    <w:p w14:paraId="1732EB86" w14:textId="4DEC50B1" w:rsidR="00DB7C62" w:rsidRDefault="00DB7C62" w:rsidP="002B1688">
      <w:pPr>
        <w:pStyle w:val="ListParagraph"/>
        <w:numPr>
          <w:ilvl w:val="0"/>
          <w:numId w:val="2"/>
        </w:numPr>
        <w:snapToGrid w:val="0"/>
        <w:spacing w:line="480" w:lineRule="auto"/>
        <w:rPr>
          <w:rFonts w:cstheme="minorHAnsi"/>
          <w:bCs/>
        </w:rPr>
      </w:pPr>
      <w:del w:id="12" w:author="Tyler Steven Coleman" w:date="2022-12-08T13:39:00Z">
        <w:r w:rsidDel="002B2C42">
          <w:rPr>
            <w:rFonts w:cstheme="minorHAnsi"/>
            <w:bCs/>
          </w:rPr>
          <w:delText xml:space="preserve">With </w:delText>
        </w:r>
      </w:del>
      <w:ins w:id="13" w:author="Tyler Steven Coleman" w:date="2022-12-08T21:22:00Z">
        <w:r w:rsidR="00B97B9E">
          <w:rPr>
            <w:rFonts w:cstheme="minorHAnsi"/>
            <w:bCs/>
          </w:rPr>
          <w:t>When a</w:t>
        </w:r>
      </w:ins>
      <w:ins w:id="14" w:author="Tyler Steven Coleman" w:date="2022-12-08T13:39:00Z">
        <w:r w:rsidR="002B2C42">
          <w:rPr>
            <w:rFonts w:cstheme="minorHAnsi"/>
            <w:bCs/>
          </w:rPr>
          <w:t>cknowledging</w:t>
        </w:r>
        <w:r w:rsidR="002B2C42">
          <w:rPr>
            <w:rFonts w:cstheme="minorHAnsi"/>
            <w:bCs/>
          </w:rPr>
          <w:t xml:space="preserve"> </w:t>
        </w:r>
      </w:ins>
      <w:r>
        <w:rPr>
          <w:rFonts w:cstheme="minorHAnsi"/>
          <w:bCs/>
        </w:rPr>
        <w:t>g</w:t>
      </w:r>
      <w:r w:rsidR="00ED3548">
        <w:rPr>
          <w:rFonts w:cstheme="minorHAnsi"/>
          <w:bCs/>
        </w:rPr>
        <w:t>lobal change</w:t>
      </w:r>
      <w:r>
        <w:rPr>
          <w:rFonts w:cstheme="minorHAnsi"/>
          <w:bCs/>
        </w:rPr>
        <w:t xml:space="preserve">, </w:t>
      </w:r>
      <w:del w:id="15" w:author="Tyler Steven Coleman" w:date="2022-12-08T13:39:00Z">
        <w:r w:rsidDel="002B2C42">
          <w:rPr>
            <w:rFonts w:cstheme="minorHAnsi"/>
            <w:bCs/>
          </w:rPr>
          <w:delText xml:space="preserve">much of the </w:delText>
        </w:r>
      </w:del>
      <w:r>
        <w:rPr>
          <w:rFonts w:cstheme="minorHAnsi"/>
          <w:bCs/>
        </w:rPr>
        <w:t>seed dispersal research</w:t>
      </w:r>
      <w:r w:rsidR="00ED3548" w:rsidRPr="002B1688">
        <w:rPr>
          <w:rFonts w:cstheme="minorHAnsi"/>
          <w:bCs/>
        </w:rPr>
        <w:t xml:space="preserve"> </w:t>
      </w:r>
      <w:ins w:id="16" w:author="Tyler Steven Coleman" w:date="2022-12-08T13:39:00Z">
        <w:r w:rsidR="002B2C42">
          <w:rPr>
            <w:rFonts w:cstheme="minorHAnsi"/>
            <w:bCs/>
          </w:rPr>
          <w:t xml:space="preserve">mainly </w:t>
        </w:r>
      </w:ins>
      <w:r w:rsidR="002B1688" w:rsidRPr="002B1688">
        <w:rPr>
          <w:rFonts w:cstheme="minorHAnsi"/>
          <w:bCs/>
        </w:rPr>
        <w:t>focuse</w:t>
      </w:r>
      <w:r>
        <w:rPr>
          <w:rFonts w:cstheme="minorHAnsi"/>
          <w:bCs/>
        </w:rPr>
        <w:t xml:space="preserve">s </w:t>
      </w:r>
      <w:r w:rsidR="002B1688" w:rsidRPr="002B1688">
        <w:rPr>
          <w:rFonts w:cstheme="minorHAnsi"/>
          <w:bCs/>
        </w:rPr>
        <w:t xml:space="preserve">on </w:t>
      </w:r>
      <w:r w:rsidR="00ED3548">
        <w:rPr>
          <w:rFonts w:cstheme="minorHAnsi"/>
          <w:bCs/>
        </w:rPr>
        <w:t xml:space="preserve">the </w:t>
      </w:r>
      <w:r w:rsidR="002B1688" w:rsidRPr="002B1688">
        <w:rPr>
          <w:rFonts w:cstheme="minorHAnsi"/>
          <w:bCs/>
        </w:rPr>
        <w:t xml:space="preserve">loss </w:t>
      </w:r>
      <w:r>
        <w:rPr>
          <w:rFonts w:cstheme="minorHAnsi"/>
          <w:bCs/>
        </w:rPr>
        <w:t xml:space="preserve">of </w:t>
      </w:r>
      <w:r w:rsidR="002B1688" w:rsidRPr="002B1688">
        <w:rPr>
          <w:rFonts w:cstheme="minorHAnsi"/>
          <w:bCs/>
        </w:rPr>
        <w:t xml:space="preserve">seed </w:t>
      </w:r>
      <w:r w:rsidR="00C83932" w:rsidRPr="002B1688">
        <w:rPr>
          <w:rFonts w:cstheme="minorHAnsi"/>
          <w:bCs/>
        </w:rPr>
        <w:t xml:space="preserve">vectors </w:t>
      </w:r>
      <w:r>
        <w:rPr>
          <w:rFonts w:cstheme="minorHAnsi"/>
          <w:bCs/>
        </w:rPr>
        <w:t>rather than the behavior of existing vectors</w:t>
      </w:r>
      <w:r w:rsidR="00ED3548">
        <w:rPr>
          <w:rFonts w:cstheme="minorHAnsi"/>
          <w:bCs/>
        </w:rPr>
        <w:t>.</w:t>
      </w:r>
      <w:r w:rsidR="002B1688" w:rsidRPr="002B1688">
        <w:rPr>
          <w:rFonts w:cstheme="minorHAnsi"/>
          <w:bCs/>
        </w:rPr>
        <w:t xml:space="preserve"> Furthermore, many </w:t>
      </w:r>
      <w:r>
        <w:rPr>
          <w:rFonts w:cstheme="minorHAnsi"/>
          <w:bCs/>
        </w:rPr>
        <w:t xml:space="preserve">of those </w:t>
      </w:r>
      <w:r w:rsidR="002B1688" w:rsidRPr="002B1688">
        <w:rPr>
          <w:rFonts w:cstheme="minorHAnsi"/>
          <w:bCs/>
        </w:rPr>
        <w:t xml:space="preserve">studies are conducted in tropical biomes with </w:t>
      </w:r>
      <w:r>
        <w:rPr>
          <w:rFonts w:cstheme="minorHAnsi"/>
          <w:bCs/>
        </w:rPr>
        <w:t xml:space="preserve">large-bodied </w:t>
      </w:r>
      <w:r w:rsidR="002B1688" w:rsidRPr="002B1688">
        <w:rPr>
          <w:rFonts w:cstheme="minorHAnsi"/>
          <w:bCs/>
        </w:rPr>
        <w:t>frugivore</w:t>
      </w:r>
      <w:r>
        <w:rPr>
          <w:rFonts w:cstheme="minorHAnsi"/>
          <w:bCs/>
        </w:rPr>
        <w:t xml:space="preserve">s </w:t>
      </w:r>
      <w:r w:rsidR="002B1688" w:rsidRPr="002B1688">
        <w:rPr>
          <w:rFonts w:cstheme="minorHAnsi"/>
          <w:bCs/>
        </w:rPr>
        <w:t>that</w:t>
      </w:r>
      <w:r w:rsidR="00ED3548">
        <w:rPr>
          <w:rFonts w:cstheme="minorHAnsi"/>
          <w:bCs/>
        </w:rPr>
        <w:t xml:space="preserve"> are sensitive to habitat fragmentation</w:t>
      </w:r>
      <w:r>
        <w:rPr>
          <w:rFonts w:cstheme="minorHAnsi"/>
          <w:bCs/>
        </w:rPr>
        <w:t>. In other parts of</w:t>
      </w:r>
      <w:r w:rsidR="002B1688" w:rsidRPr="002B1688">
        <w:rPr>
          <w:rFonts w:cstheme="minorHAnsi"/>
          <w:bCs/>
        </w:rPr>
        <w:t xml:space="preserve"> the world</w:t>
      </w:r>
      <w:r>
        <w:rPr>
          <w:rFonts w:cstheme="minorHAnsi"/>
          <w:bCs/>
        </w:rPr>
        <w:t>, vertebrate disperser assemblages are robust to fragmentation, but resource tracking may generate consequences for seed dispersal with global change.</w:t>
      </w:r>
    </w:p>
    <w:p w14:paraId="2C36DE43" w14:textId="45FA2D9E" w:rsidR="002B1688" w:rsidRPr="002B1688" w:rsidRDefault="00DB7C62" w:rsidP="002B1688">
      <w:pPr>
        <w:pStyle w:val="ListParagraph"/>
        <w:numPr>
          <w:ilvl w:val="0"/>
          <w:numId w:val="2"/>
        </w:numPr>
        <w:snapToGrid w:val="0"/>
        <w:spacing w:line="480" w:lineRule="auto"/>
        <w:rPr>
          <w:rFonts w:cstheme="minorHAnsi"/>
          <w:bCs/>
        </w:rPr>
      </w:pPr>
      <w:r>
        <w:rPr>
          <w:rFonts w:cstheme="minorHAnsi"/>
          <w:bCs/>
        </w:rPr>
        <w:t xml:space="preserve">We hypothesized that diffuse plant-animal dispersal mutualisms are promoted by resource tracking when </w:t>
      </w:r>
      <w:ins w:id="17" w:author="Tyler Steven Coleman" w:date="2022-12-08T13:40:00Z">
        <w:r w:rsidR="002B2C42">
          <w:rPr>
            <w:rFonts w:cstheme="minorHAnsi"/>
            <w:bCs/>
          </w:rPr>
          <w:t xml:space="preserve">diverse </w:t>
        </w:r>
      </w:ins>
      <w:r>
        <w:rPr>
          <w:rFonts w:cstheme="minorHAnsi"/>
          <w:bCs/>
        </w:rPr>
        <w:t xml:space="preserve">resources attract </w:t>
      </w:r>
      <w:ins w:id="18" w:author="Tyler Steven Coleman" w:date="2022-12-08T13:40:00Z">
        <w:r w:rsidR="002B2C42">
          <w:rPr>
            <w:rFonts w:cstheme="minorHAnsi"/>
            <w:bCs/>
          </w:rPr>
          <w:t xml:space="preserve">different levels of </w:t>
        </w:r>
      </w:ins>
      <w:r>
        <w:rPr>
          <w:rFonts w:cstheme="minorHAnsi"/>
          <w:bCs/>
        </w:rPr>
        <w:t>seed rain by different vectors. We expected increasing resource richness to attract more species of vertebrate vector</w:t>
      </w:r>
      <w:r w:rsidR="00921F11">
        <w:rPr>
          <w:rFonts w:cstheme="minorHAnsi"/>
          <w:bCs/>
        </w:rPr>
        <w:t>s and subsequently</w:t>
      </w:r>
      <w:r>
        <w:rPr>
          <w:rFonts w:cstheme="minorHAnsi"/>
          <w:bCs/>
        </w:rPr>
        <w:t xml:space="preserve"> </w:t>
      </w:r>
      <w:del w:id="19" w:author="Tyler Steven Coleman" w:date="2022-12-08T21:23:00Z">
        <w:r w:rsidR="00921F11" w:rsidDel="00B97B9E">
          <w:rPr>
            <w:rFonts w:cstheme="minorHAnsi"/>
            <w:bCs/>
          </w:rPr>
          <w:delText xml:space="preserve">a </w:delText>
        </w:r>
      </w:del>
      <w:del w:id="20" w:author="Tyler Steven Coleman" w:date="2022-12-08T21:24:00Z">
        <w:r w:rsidDel="00B97B9E">
          <w:rPr>
            <w:rFonts w:cstheme="minorHAnsi"/>
            <w:bCs/>
          </w:rPr>
          <w:delText xml:space="preserve">greater </w:delText>
        </w:r>
      </w:del>
      <w:ins w:id="21" w:author="Tyler Steven Coleman" w:date="2022-12-08T21:24:00Z">
        <w:r w:rsidR="00B97B9E">
          <w:rPr>
            <w:rFonts w:cstheme="minorHAnsi"/>
            <w:bCs/>
          </w:rPr>
          <w:t>higher</w:t>
        </w:r>
        <w:r w:rsidR="00B97B9E">
          <w:rPr>
            <w:rFonts w:cstheme="minorHAnsi"/>
            <w:bCs/>
          </w:rPr>
          <w:t xml:space="preserve"> </w:t>
        </w:r>
      </w:ins>
      <w:del w:id="22" w:author="Tyler Steven Coleman" w:date="2022-12-08T21:23:00Z">
        <w:r w:rsidDel="00B97B9E">
          <w:rPr>
            <w:rFonts w:cstheme="minorHAnsi"/>
            <w:bCs/>
          </w:rPr>
          <w:delText xml:space="preserve">magnitude </w:delText>
        </w:r>
      </w:del>
      <w:ins w:id="23" w:author="Tyler Steven Coleman" w:date="2022-12-08T21:24:00Z">
        <w:r w:rsidR="00B97B9E">
          <w:rPr>
            <w:rFonts w:cstheme="minorHAnsi"/>
            <w:bCs/>
          </w:rPr>
          <w:t xml:space="preserve">counts </w:t>
        </w:r>
      </w:ins>
      <w:r>
        <w:rPr>
          <w:rFonts w:cstheme="minorHAnsi"/>
          <w:bCs/>
        </w:rPr>
        <w:t xml:space="preserve">and </w:t>
      </w:r>
      <w:ins w:id="24" w:author="Tyler Steven Coleman" w:date="2022-12-08T21:26:00Z">
        <w:r w:rsidR="00B97B9E">
          <w:rPr>
            <w:rFonts w:cstheme="minorHAnsi"/>
            <w:bCs/>
          </w:rPr>
          <w:t>greater</w:t>
        </w:r>
      </w:ins>
      <w:ins w:id="25" w:author="Tyler Steven Coleman" w:date="2022-12-08T21:24:00Z">
        <w:r w:rsidR="00B97B9E">
          <w:rPr>
            <w:rFonts w:cstheme="minorHAnsi"/>
            <w:bCs/>
          </w:rPr>
          <w:t xml:space="preserve"> species </w:t>
        </w:r>
      </w:ins>
      <w:r>
        <w:rPr>
          <w:rFonts w:cstheme="minorHAnsi"/>
          <w:bCs/>
        </w:rPr>
        <w:t>richness of seed rain.</w:t>
      </w:r>
    </w:p>
    <w:p w14:paraId="4FF96876" w14:textId="2D10B6AE" w:rsidR="002B1688" w:rsidRPr="00DB7C62" w:rsidRDefault="00DB7C62" w:rsidP="00DB7C62">
      <w:pPr>
        <w:pStyle w:val="ListParagraph"/>
        <w:numPr>
          <w:ilvl w:val="0"/>
          <w:numId w:val="2"/>
        </w:numPr>
        <w:snapToGrid w:val="0"/>
        <w:spacing w:line="480" w:lineRule="auto"/>
        <w:rPr>
          <w:rFonts w:cstheme="minorHAnsi"/>
          <w:bCs/>
        </w:rPr>
      </w:pPr>
      <w:r>
        <w:rPr>
          <w:rFonts w:cstheme="minorHAnsi"/>
          <w:bCs/>
        </w:rPr>
        <w:lastRenderedPageBreak/>
        <w:t xml:space="preserve">We experimentally tested this mechanism in two replicated field experiments </w:t>
      </w:r>
      <w:r w:rsidR="002B1688" w:rsidRPr="002B1688">
        <w:rPr>
          <w:rFonts w:cstheme="minorHAnsi"/>
          <w:bCs/>
        </w:rPr>
        <w:t>us</w:t>
      </w:r>
      <w:r>
        <w:rPr>
          <w:rFonts w:cstheme="minorHAnsi"/>
          <w:bCs/>
        </w:rPr>
        <w:t>ing</w:t>
      </w:r>
      <w:r w:rsidR="002B1688" w:rsidRPr="002B1688">
        <w:rPr>
          <w:rFonts w:cstheme="minorHAnsi"/>
          <w:bCs/>
        </w:rPr>
        <w:t xml:space="preserve"> a model system </w:t>
      </w:r>
      <w:r>
        <w:rPr>
          <w:rFonts w:cstheme="minorHAnsi"/>
          <w:bCs/>
        </w:rPr>
        <w:t>with</w:t>
      </w:r>
      <w:r w:rsidRPr="002B1688">
        <w:rPr>
          <w:rFonts w:cstheme="minorHAnsi"/>
          <w:bCs/>
        </w:rPr>
        <w:t xml:space="preserve"> </w:t>
      </w:r>
      <w:r w:rsidR="002B1688" w:rsidRPr="002B1688">
        <w:rPr>
          <w:rFonts w:cstheme="minorHAnsi"/>
          <w:bCs/>
        </w:rPr>
        <w:t xml:space="preserve">bird feeders </w:t>
      </w:r>
      <w:r w:rsidR="00ED3548">
        <w:rPr>
          <w:rFonts w:cstheme="minorHAnsi"/>
          <w:bCs/>
        </w:rPr>
        <w:t>positioned above</w:t>
      </w:r>
      <w:r w:rsidR="00ED3548" w:rsidRPr="002B1688">
        <w:rPr>
          <w:rFonts w:cstheme="minorHAnsi"/>
          <w:bCs/>
        </w:rPr>
        <w:t xml:space="preserve"> </w:t>
      </w:r>
      <w:r w:rsidR="002B1688" w:rsidRPr="002B1688">
        <w:rPr>
          <w:rFonts w:cstheme="minorHAnsi"/>
          <w:bCs/>
        </w:rPr>
        <w:t xml:space="preserve">seed traps. </w:t>
      </w:r>
      <w:r w:rsidR="00ED3548">
        <w:rPr>
          <w:rFonts w:cstheme="minorHAnsi"/>
          <w:bCs/>
        </w:rPr>
        <w:t xml:space="preserve">In the first experiment, we </w:t>
      </w:r>
      <w:r>
        <w:rPr>
          <w:rFonts w:cstheme="minorHAnsi"/>
          <w:bCs/>
        </w:rPr>
        <w:t>demonstrated that resources skew seed rain. In the second experiment, we explored how the</w:t>
      </w:r>
      <w:ins w:id="26" w:author="Tyler Steven Coleman" w:date="2022-12-08T21:26:00Z">
        <w:r w:rsidR="00B97B9E">
          <w:rPr>
            <w:rFonts w:cstheme="minorHAnsi"/>
            <w:bCs/>
          </w:rPr>
          <w:t xml:space="preserve"> species</w:t>
        </w:r>
      </w:ins>
      <w:r>
        <w:rPr>
          <w:rFonts w:cstheme="minorHAnsi"/>
          <w:bCs/>
        </w:rPr>
        <w:t xml:space="preserve"> richness of food resources (0, 4, 8, or 12 different </w:t>
      </w:r>
      <w:ins w:id="27" w:author="Tyler Steven Coleman" w:date="2022-12-08T21:27:00Z">
        <w:r w:rsidR="00B97B9E">
          <w:rPr>
            <w:rFonts w:cstheme="minorHAnsi"/>
            <w:bCs/>
          </w:rPr>
          <w:t>species</w:t>
        </w:r>
      </w:ins>
      <w:del w:id="28" w:author="Tyler Steven Coleman" w:date="2022-12-08T21:27:00Z">
        <w:r w:rsidDel="00B97B9E">
          <w:rPr>
            <w:rFonts w:cstheme="minorHAnsi"/>
            <w:bCs/>
          </w:rPr>
          <w:delText>resources</w:delText>
        </w:r>
      </w:del>
      <w:r>
        <w:rPr>
          <w:rFonts w:cstheme="minorHAnsi"/>
          <w:bCs/>
        </w:rPr>
        <w:t>) affected the</w:t>
      </w:r>
      <w:ins w:id="29" w:author="Tyler Steven Coleman" w:date="2022-12-08T21:30:00Z">
        <w:r w:rsidR="00B97B9E">
          <w:rPr>
            <w:rFonts w:cstheme="minorHAnsi"/>
            <w:bCs/>
          </w:rPr>
          <w:t xml:space="preserve"> species</w:t>
        </w:r>
      </w:ins>
      <w:r>
        <w:rPr>
          <w:rFonts w:cstheme="minorHAnsi"/>
          <w:bCs/>
        </w:rPr>
        <w:t xml:space="preserve"> richness of seed rain</w:t>
      </w:r>
      <w:ins w:id="30" w:author="Tyler Steven Coleman" w:date="2022-12-08T21:31:00Z">
        <w:r w:rsidR="00B97B9E">
          <w:rPr>
            <w:rFonts w:cstheme="minorHAnsi"/>
            <w:bCs/>
          </w:rPr>
          <w:t xml:space="preserve"> and avian vectors present</w:t>
        </w:r>
      </w:ins>
      <w:r>
        <w:rPr>
          <w:rFonts w:cstheme="minorHAnsi"/>
          <w:bCs/>
        </w:rPr>
        <w:t xml:space="preserve"> at feeders. </w:t>
      </w:r>
      <w:r w:rsidR="00ED3548" w:rsidRPr="00DB7C62">
        <w:rPr>
          <w:rFonts w:cstheme="minorHAnsi"/>
          <w:bCs/>
        </w:rPr>
        <w:t>Collectively, w</w:t>
      </w:r>
      <w:r w:rsidR="002B1688" w:rsidRPr="00DB7C62">
        <w:rPr>
          <w:rFonts w:cstheme="minorHAnsi"/>
          <w:bCs/>
        </w:rPr>
        <w:t xml:space="preserve">e observed </w:t>
      </w:r>
      <w:r>
        <w:rPr>
          <w:rFonts w:cstheme="minorHAnsi"/>
          <w:bCs/>
        </w:rPr>
        <w:t xml:space="preserve">a </w:t>
      </w:r>
      <w:r w:rsidRPr="00DB7C62">
        <w:rPr>
          <w:rFonts w:cstheme="minorHAnsi"/>
          <w:bCs/>
        </w:rPr>
        <w:t>positive relationship</w:t>
      </w:r>
      <w:r>
        <w:rPr>
          <w:rFonts w:cstheme="minorHAnsi"/>
          <w:bCs/>
        </w:rPr>
        <w:t xml:space="preserve"> between</w:t>
      </w:r>
      <w:ins w:id="31" w:author="Tyler Steven Coleman" w:date="2022-12-08T21:27:00Z">
        <w:r w:rsidR="00B97B9E">
          <w:rPr>
            <w:rFonts w:cstheme="minorHAnsi"/>
            <w:bCs/>
          </w:rPr>
          <w:t xml:space="preserve"> available</w:t>
        </w:r>
      </w:ins>
      <w:r>
        <w:rPr>
          <w:rFonts w:cstheme="minorHAnsi"/>
          <w:bCs/>
        </w:rPr>
        <w:t xml:space="preserve"> food resources and seed rain, in terms of </w:t>
      </w:r>
      <w:del w:id="32" w:author="Tyler Steven Coleman" w:date="2022-12-08T10:03:00Z">
        <w:r w:rsidDel="000D2DC7">
          <w:rPr>
            <w:rFonts w:cstheme="minorHAnsi"/>
            <w:bCs/>
          </w:rPr>
          <w:delText xml:space="preserve">magnitude </w:delText>
        </w:r>
      </w:del>
      <w:ins w:id="33" w:author="Tyler Steven Coleman" w:date="2022-12-08T10:03:00Z">
        <w:r w:rsidR="000D2DC7">
          <w:rPr>
            <w:rFonts w:cstheme="minorHAnsi"/>
            <w:bCs/>
          </w:rPr>
          <w:t>abundance</w:t>
        </w:r>
        <w:r w:rsidR="000D2DC7">
          <w:rPr>
            <w:rFonts w:cstheme="minorHAnsi"/>
            <w:bCs/>
          </w:rPr>
          <w:t xml:space="preserve"> </w:t>
        </w:r>
      </w:ins>
      <w:r>
        <w:rPr>
          <w:rFonts w:cstheme="minorHAnsi"/>
          <w:bCs/>
        </w:rPr>
        <w:t xml:space="preserve">and richness, mediated by resource tracking of avian vectors. </w:t>
      </w:r>
    </w:p>
    <w:p w14:paraId="31B21FDA" w14:textId="08A04DE3" w:rsidR="00DB7C62" w:rsidRDefault="00733107" w:rsidP="7AF1EB56">
      <w:pPr>
        <w:pStyle w:val="ListParagraph"/>
        <w:numPr>
          <w:ilvl w:val="0"/>
          <w:numId w:val="2"/>
        </w:numPr>
        <w:snapToGrid w:val="0"/>
        <w:spacing w:line="480" w:lineRule="auto"/>
      </w:pPr>
      <w:r w:rsidRPr="7AF1EB56">
        <w:t>Our findings underscore</w:t>
      </w:r>
      <w:r w:rsidR="00DB7C62" w:rsidRPr="7AF1EB56">
        <w:t xml:space="preserve"> a key mechanism that may promote diversity whereby accumulating </w:t>
      </w:r>
      <w:ins w:id="34" w:author="Tyler Steven Coleman" w:date="2022-12-08T21:32:00Z">
        <w:r w:rsidR="00B97B9E">
          <w:t xml:space="preserve">species </w:t>
        </w:r>
      </w:ins>
      <w:r w:rsidR="00DB7C62" w:rsidRPr="7AF1EB56">
        <w:t xml:space="preserve">richness in the plant community attracts </w:t>
      </w:r>
      <w:bookmarkStart w:id="35" w:name="_Int_xLKVqNpk"/>
      <w:r w:rsidR="00DB7C62" w:rsidRPr="7AF1EB56">
        <w:t>greater</w:t>
      </w:r>
      <w:bookmarkEnd w:id="35"/>
      <w:r w:rsidR="00DB7C62" w:rsidRPr="7AF1EB56">
        <w:t xml:space="preserve"> number</w:t>
      </w:r>
      <w:ins w:id="36" w:author="Tyler Steven Coleman" w:date="2022-12-08T10:04:00Z">
        <w:r w:rsidR="000D2DC7">
          <w:t>s</w:t>
        </w:r>
      </w:ins>
      <w:r w:rsidR="00DB7C62" w:rsidRPr="7AF1EB56">
        <w:t xml:space="preserve"> of </w:t>
      </w:r>
      <w:del w:id="37" w:author="Tyler Steven Coleman" w:date="2022-12-08T21:32:00Z">
        <w:r w:rsidR="00DB7C62" w:rsidRPr="7AF1EB56" w:rsidDel="00B97B9E">
          <w:delText xml:space="preserve">arriving </w:delText>
        </w:r>
      </w:del>
      <w:r w:rsidR="00DB7C62" w:rsidRPr="7AF1EB56">
        <w:t xml:space="preserve">species in the seed rain. Importantly, the resource tracking mechanism driving this potential positive feedback loop may also result in negative ecosystem effects if global change alters or homogenizes resource availability. Moving forward, future research in </w:t>
      </w:r>
      <w:r w:rsidR="0073215C" w:rsidRPr="7AF1EB56">
        <w:t>ecosystems</w:t>
      </w:r>
      <w:r w:rsidR="00DB7C62" w:rsidRPr="7AF1EB56">
        <w:t xml:space="preserve"> where vectors are </w:t>
      </w:r>
      <w:del w:id="38" w:author="Tyler Steven Coleman" w:date="2022-12-08T21:33:00Z">
        <w:r w:rsidR="00DB7C62" w:rsidRPr="7AF1EB56" w:rsidDel="003B313E">
          <w:delText xml:space="preserve">robust </w:delText>
        </w:r>
      </w:del>
      <w:ins w:id="39" w:author="Tyler Steven Coleman" w:date="2022-12-08T21:33:00Z">
        <w:r w:rsidR="003B313E">
          <w:t>susceptible</w:t>
        </w:r>
        <w:r w:rsidR="003B313E" w:rsidRPr="7AF1EB56">
          <w:t xml:space="preserve"> </w:t>
        </w:r>
      </w:ins>
      <w:r w:rsidR="00DB7C62" w:rsidRPr="7AF1EB56">
        <w:t xml:space="preserve">to habitat fragmentation should explore the bottom-up effects of global changes on food resources. </w:t>
      </w:r>
    </w:p>
    <w:p w14:paraId="2E28DBA9" w14:textId="77777777" w:rsidR="00733107" w:rsidRPr="00733107" w:rsidRDefault="00733107" w:rsidP="00764EA2">
      <w:pPr>
        <w:snapToGrid w:val="0"/>
        <w:spacing w:line="480" w:lineRule="auto"/>
        <w:rPr>
          <w:rFonts w:cstheme="minorHAnsi"/>
          <w:bCs/>
        </w:rPr>
      </w:pPr>
    </w:p>
    <w:p w14:paraId="69251123" w14:textId="20EE684E" w:rsidR="0006199B" w:rsidRPr="00733107" w:rsidRDefault="0006199B" w:rsidP="0006199B">
      <w:pPr>
        <w:snapToGrid w:val="0"/>
        <w:spacing w:line="480" w:lineRule="auto"/>
        <w:rPr>
          <w:rFonts w:cstheme="minorHAnsi"/>
          <w:i/>
          <w:iCs/>
          <w:lang w:val="en-GB"/>
        </w:rPr>
      </w:pPr>
      <w:commentRangeStart w:id="40"/>
      <w:r w:rsidRPr="00194654">
        <w:rPr>
          <w:rFonts w:cstheme="minorHAnsi"/>
          <w:i/>
          <w:iCs/>
          <w:lang w:val="en-GB"/>
        </w:rPr>
        <w:t>Key words</w:t>
      </w:r>
      <w:r w:rsidRPr="00194654">
        <w:rPr>
          <w:rFonts w:cstheme="minorHAnsi"/>
          <w:lang w:val="en-GB"/>
        </w:rPr>
        <w:t xml:space="preserve">: </w:t>
      </w:r>
      <w:r w:rsidRPr="00194654">
        <w:rPr>
          <w:rFonts w:cstheme="minorHAnsi"/>
          <w:i/>
          <w:iCs/>
          <w:lang w:val="en-GB"/>
        </w:rPr>
        <w:t>dispersa</w:t>
      </w:r>
      <w:r w:rsidR="00CA453F" w:rsidRPr="00194654">
        <w:rPr>
          <w:rFonts w:cstheme="minorHAnsi"/>
          <w:i/>
          <w:iCs/>
          <w:lang w:val="en-GB"/>
        </w:rPr>
        <w:t>l</w:t>
      </w:r>
      <w:r w:rsidRPr="00194654">
        <w:rPr>
          <w:rFonts w:cstheme="minorHAnsi"/>
          <w:i/>
          <w:iCs/>
          <w:lang w:val="en-GB"/>
        </w:rPr>
        <w:t xml:space="preserve">, </w:t>
      </w:r>
      <w:commentRangeEnd w:id="40"/>
      <w:r w:rsidRPr="00194654">
        <w:rPr>
          <w:rStyle w:val="CommentReference"/>
          <w:rFonts w:cstheme="minorHAnsi"/>
        </w:rPr>
        <w:commentReference w:id="40"/>
      </w:r>
      <w:r w:rsidR="00426B7A" w:rsidRPr="00194654">
        <w:rPr>
          <w:rFonts w:cstheme="minorHAnsi"/>
          <w:i/>
          <w:iCs/>
          <w:lang w:val="en-GB"/>
        </w:rPr>
        <w:t>diffuse mutualism</w:t>
      </w:r>
      <w:del w:id="41" w:author="Tyler Steven Coleman" w:date="2022-12-08T21:34:00Z">
        <w:r w:rsidR="00426B7A" w:rsidRPr="00194654" w:rsidDel="003B313E">
          <w:rPr>
            <w:rFonts w:cstheme="minorHAnsi"/>
            <w:i/>
            <w:iCs/>
            <w:lang w:val="en-GB"/>
          </w:rPr>
          <w:delText>,</w:delText>
        </w:r>
        <w:r w:rsidR="00307141" w:rsidRPr="00194654" w:rsidDel="003B313E">
          <w:rPr>
            <w:rFonts w:cstheme="minorHAnsi"/>
            <w:i/>
            <w:iCs/>
            <w:lang w:val="en-GB"/>
          </w:rPr>
          <w:delText xml:space="preserve"> resources</w:delText>
        </w:r>
      </w:del>
      <w:r w:rsidR="00CA453F" w:rsidRPr="00194654">
        <w:rPr>
          <w:rFonts w:cstheme="minorHAnsi"/>
          <w:i/>
          <w:iCs/>
          <w:lang w:val="en-GB"/>
        </w:rPr>
        <w:t>,</w:t>
      </w:r>
      <w:r w:rsidR="00426B7A" w:rsidRPr="00194654">
        <w:rPr>
          <w:rFonts w:cstheme="minorHAnsi"/>
          <w:i/>
          <w:iCs/>
          <w:lang w:val="en-GB"/>
        </w:rPr>
        <w:t xml:space="preserve"> seed</w:t>
      </w:r>
      <w:r w:rsidR="00CA453F" w:rsidRPr="00194654">
        <w:rPr>
          <w:rFonts w:cstheme="minorHAnsi"/>
          <w:i/>
          <w:iCs/>
          <w:lang w:val="en-GB"/>
        </w:rPr>
        <w:t xml:space="preserve"> </w:t>
      </w:r>
      <w:r w:rsidR="00426B7A" w:rsidRPr="00194654">
        <w:rPr>
          <w:rFonts w:cstheme="minorHAnsi"/>
          <w:i/>
          <w:iCs/>
          <w:lang w:val="en-GB"/>
        </w:rPr>
        <w:t>vector</w:t>
      </w:r>
      <w:r w:rsidR="00C00942">
        <w:rPr>
          <w:rFonts w:cstheme="minorHAnsi"/>
          <w:i/>
          <w:iCs/>
          <w:lang w:val="en-GB"/>
        </w:rPr>
        <w:t xml:space="preserve">, </w:t>
      </w:r>
      <w:ins w:id="42" w:author="Tyler Steven Coleman" w:date="2022-12-08T10:28:00Z">
        <w:r w:rsidR="00C20457">
          <w:rPr>
            <w:rFonts w:cstheme="minorHAnsi"/>
            <w:i/>
            <w:iCs/>
            <w:lang w:val="en-GB"/>
          </w:rPr>
          <w:t xml:space="preserve">species </w:t>
        </w:r>
      </w:ins>
      <w:r w:rsidR="00C00942">
        <w:rPr>
          <w:rFonts w:cstheme="minorHAnsi"/>
          <w:i/>
          <w:iCs/>
          <w:lang w:val="en-GB"/>
        </w:rPr>
        <w:t>richness</w:t>
      </w:r>
    </w:p>
    <w:p w14:paraId="4F0215FC" w14:textId="1E12321A" w:rsidR="0006199B" w:rsidRPr="00194654" w:rsidRDefault="0006199B">
      <w:pPr>
        <w:rPr>
          <w:rFonts w:cstheme="minorHAnsi"/>
          <w:b/>
          <w:lang w:val="en-GB"/>
        </w:rPr>
      </w:pPr>
      <w:r w:rsidRPr="00194654">
        <w:rPr>
          <w:rFonts w:cstheme="minorHAnsi"/>
          <w:b/>
          <w:lang w:val="en-GB"/>
        </w:rPr>
        <w:br w:type="page"/>
      </w:r>
    </w:p>
    <w:p w14:paraId="3B18C2D9" w14:textId="095C2436" w:rsidR="0006199B" w:rsidRPr="00194654" w:rsidRDefault="0006199B" w:rsidP="0006199B">
      <w:pPr>
        <w:snapToGrid w:val="0"/>
        <w:spacing w:line="480" w:lineRule="auto"/>
        <w:rPr>
          <w:rFonts w:cstheme="minorHAnsi"/>
          <w:b/>
          <w:bCs/>
          <w:lang w:val="en-GB"/>
        </w:rPr>
      </w:pPr>
      <w:r w:rsidRPr="00194654">
        <w:rPr>
          <w:rFonts w:cstheme="minorHAnsi"/>
          <w:b/>
          <w:bCs/>
          <w:lang w:val="en-GB"/>
        </w:rPr>
        <w:lastRenderedPageBreak/>
        <w:t>INTRODUCTION</w:t>
      </w:r>
    </w:p>
    <w:p w14:paraId="7AA80FC8" w14:textId="0516C17D" w:rsidR="009106BD" w:rsidRPr="00194654" w:rsidRDefault="00371A2B" w:rsidP="7AF1EB56">
      <w:pPr>
        <w:spacing w:line="480" w:lineRule="auto"/>
        <w:ind w:firstLine="720"/>
      </w:pPr>
      <w:r w:rsidRPr="7AF1EB56">
        <w:t>Global b</w:t>
      </w:r>
      <w:r w:rsidR="009106BD" w:rsidRPr="7AF1EB56">
        <w:t>iodiversity is declining</w:t>
      </w:r>
      <w:r w:rsidR="00A15E0C" w:rsidRPr="7AF1EB56">
        <w:t>, in part,</w:t>
      </w:r>
      <w:r w:rsidR="009106BD" w:rsidRPr="7AF1EB56">
        <w:t xml:space="preserve"> </w:t>
      </w:r>
      <w:r w:rsidR="00A15E0C" w:rsidRPr="7AF1EB56">
        <w:t>due to</w:t>
      </w:r>
      <w:r w:rsidR="009106BD" w:rsidRPr="7AF1EB56">
        <w:t xml:space="preserve"> shift</w:t>
      </w:r>
      <w:r w:rsidRPr="7AF1EB56">
        <w:t>s in</w:t>
      </w:r>
      <w:r w:rsidR="009106BD" w:rsidRPr="7AF1EB56">
        <w:t xml:space="preserve"> the availability, distribution, and quality of resources </w:t>
      </w:r>
      <w:r w:rsidR="00ED3548" w:rsidRPr="7AF1EB56">
        <w:t>that support ecological interactions</w:t>
      </w:r>
      <w:r w:rsidR="009106BD" w:rsidRPr="7AF1EB56">
        <w:t xml:space="preserve"> </w:t>
      </w:r>
      <w:r w:rsidRPr="7AF1EB56">
        <w:fldChar w:fldCharType="begin"/>
      </w:r>
      <w:r w:rsidRPr="7AF1EB56">
        <w:instrText xml:space="preserve"> ADDIN ZOTERO_ITEM CSL_CITATION {"citationID":"zBL3bRSZ","properties":{"formattedCitation":"(Chapin III et al., 2011; Dirzo et al., 2014; Grime, 1998; G. Miller &amp; Spoolman, 2012; Ricklefs, 2005; Srivastava et al., 2012; Worm et al., 2006)","plainCitation":"(Chapin III et al., 2011; Dirzo et al., 2014; Grime, 1998; G. Miller &amp; Spoolman, 2012; Ricklefs, 2005; Srivastava et al., 2012; Worm et al., 2006)","noteIndex":0},"citationItems":[{"id":266,"uris":["http://zotero.org/users/local/ud9bfypS/items/TZ2PTK8A"],"itemData":{"id":266,"type":"book","ISBN":"978-1-4419-9502-5","publisher":"Springer, New York","title":"Principles of Terrestrial Ecosystem Ecology","author":[{"family":"Chapin III","given":"F. Stuart"},{"family":"Matson","given":"Pamela A."},{"family":"Vitousek","given":"Peter M."}],"issued":{"date-parts":[["2011"]]}}},{"id":256,"uris":["http://zotero.org/users/local/ud9bfypS/items/48JJ6W8Y"],"itemData":{"id":256,"type":"article-journal","abstract":"We live amid a global wave of anthropogenically driven biodiversity loss: species and population extirpations and, critically, declines in local species abundance. Particularly, human impacts on animal biodiversity are an under-recognized form of global ...","archive_location":"world","container-title":"Science","DOI":"10.1126/science.1251817","language":"EN","license":"Copyright © 2014, American Association for the Advancement of Science","note":"publisher: American Association for the Advancement of Science","source":"www.science.org","title":"Defaunation in the Anthropocene","URL":"https://www.science.org/doi/abs/10.1126/science.1251817","author":[{"family":"Dirzo","given":"Rodolfo"},{"family":"Young","given":"Hillary S."},{"family":"Galetti","given":"Mauro"},{"family":"Ceballos","given":"Gerardo"},{"family":"Isaac","given":"Nick J. B."},{"family":"Collen","given":"Ben"}],"accessed":{"date-parts":[["2022",2,6]]},"issued":{"date-parts":[["2014",7,25]]}}},{"id":192,"uris":["http://zotero.org/users/local/ud9bfypS/items/5VGGVM5D"],"itemData":{"id":192,"type":"article-journal","abstract":"1 It is useful to distinguish between the immediate effects of species richness on ecosystems and those which become apparent on a longer time scale, described here as filter and founder effects. 2 Relationships between plant diversity and ecosystem properties can be explored by classifying component species into three categories – dominants, subordinates and transients. Dominants recur in particular vegetation types, are relatively large, exhibit coarse-grained foraging for resources and, as individual species, make a substantial contribution to the plant biomass. Subordinates also show high fidelity of association with particular vegetation types but they are smaller in stature, forage on a more restricted scale and tend to occupy microhabitats delimited by the architecture and phenology of their associated dominants. Transients comprise a heterogeneous assortment of species of low abundance and persistence; a high proportion are juveniles of species that occur as dominants or subordinates in neighbouring ecosystems. 3 A ‘mass ratio’ theory proposes that immediate controls are in proportion to inputs to primary production, are determined to an overwhelming extent by the traits and functional diversity of the dominant plants and are relatively insensitive to the richness of subordinates and transients. Recent experiments support the mass ratio hypothesis and the conclusion of Huston (1997) that claims of immediate benefits of high species richness to ecosystem functions arise from misinterpretation of data. 4 Attribution of immediate control to dominants does not exclude subordinates and transients from involvement in the determination of ecosystem function and sustainability. Both are suspected to play a crucial, if intermittent, role by influencing the recruitment of dominants. Some subordinates may act as a filter influencing regeneration by dominants following major perturbations. 5 Transients originate from the seed rain and seed banks and provide an index of the pool of potential dominants and subordinates at specific sites. Where the landscape carousel operates against a background of declining diversity in the reservoir of colonizing transients, we may predict that a progressive loss of ecosystem functions will arise from the decline in the precision with which dominants can engage in the re-assembly and relocation of ecosystems.","container-title":"Journal of Ecology","DOI":"10.1046/j.1365-2745.1998.00306.x","ISSN":"1365-2745","issue":"6","language":"en","note":"_eprint: https://onlinelibrary.wiley.com/doi/pdf/10.1046/j.1365-2745.1998.00306.x","page":"902-910","source":"Wiley Online Library","title":"Benefits of plant diversity to ecosystems: immediate, filter and founder effects","title-short":"Benefits of plant diversity to ecosystems","volume":"86","author":[{"family":"Grime","given":"J. P."}],"issued":{"date-parts":[["1998"]]}}},{"id":264,"uris":["http://zotero.org/users/local/ud9bfypS/items/ZWA4B5KR"],"itemData":{"id":264,"type":"book","ISBN":"978-0-538-73534-6","publisher":"Brroks/Cole","title":"Living in the Environment: Principles, Connections, and Solutions","author":[{"family":"Miller","given":"George"},{"family":"Spoolman","given":"Scott"}],"issued":{"date-parts":[["2012"]]}}},{"id":265,"uris":["http://zotero.org/users/local/ud9bfypS/items/UE35WVXC"],"itemData":{"id":265,"type":"book","ISBN":"978-0-7167-8697-9","publisher":"WH Freeman, USA","title":"The Economy of Nature, 6th edition","author":[{"family":"Ricklefs","given":"Robert"}],"issued":{"date-parts":[["2005"]]}}},{"id":207,"uris":["http://zotero.org/users/local/ud9bfypS/items/35RVQUWT"],"itemData":{"id":207,"type":"article-journal","abstract":"Phylogenetic diversity (PD) describes the total amount of phylogenetic distance among species in a community. Although there has been substantial research on the factors that determine community PD, exploration of the consequences of PD for ecosystem functioning is just beginning. We argue that PD may be useful in predicting ecosystem functions in a range of communities, from single-trophic to complex networks. Many traits show a phylogenetic signal, suggesting that PD can estimate the functional trait space of a community, and thus ecosystem functioning. Phylogeny also determines interactions among species, and so could help predict how extinctions cascade through ecological networks and thus impact ecosystem functions. Although the initial evidence available suggests patterns consistent with these predictions, we caution that the utility of PD depends critically on the strength of phylogenetic signals to both traits and interactions. We advocate for a synthetic approach that incorporates a deeper understanding of how traits and interactions are shaped by evolution, and outline key areas for future research. If these complexities can be incorporated into future studies, relationships between PD and ecosystem function bear promise in conceptually unifying evolutionary biology with ecosystem ecology.","container-title":"Ecology Letters","DOI":"10.1111/j.1461-0248.2012.01795.x","ISSN":"1461-0248","issue":"7","language":"en","note":"_eprint: https://onlinelibrary.wiley.com/doi/pdf/10.1111/j.1461-0248.2012.01795.x","page":"637-648","source":"Wiley Online Library","title":"Phylogenetic diversity and the functioning of ecosystems","volume":"15","author":[{"family":"Srivastava","given":"Diane S."},{"family":"Cadotte","given":"Marc W."},{"family":"MacDonald","given":"A. Andrew M."},{"family":"Marushia","given":"Robin G."},{"family":"Mirotchnick","given":"Nicholas"}],"issued":{"date-parts":[["2012"]]}}},{"id":212,"uris":["http://zotero.org/users/local/ud9bfypS/items/Y6LH368H"],"itemData":{"id":212,"type":"article-journal","abstract":"Human-dominated marine ecosystems are experiencing accelerating loss of populations and species, with largely unknown consequences. We analyzed local experiments, long-term regional time series, and global fisheries data to test how biodiversity ...","archive_location":"world","container-title":"Science","DOI":"10.1126/science.1132294","language":"EN","license":"American Association for the Advancement of Science","note":"publisher: American Association for the Advancement of Science","source":"www.science.org","title":"Impacts of Biodiversity Loss on Ocean Ecosystem Services","URL":"https://www.science.org/doi/abs/10.1126/science.1132294","author":[{"family":"Worm","given":"Boris"},{"family":"Barbier","given":"Edward B."},{"family":"Beaumont","given":"Nicola"},{"family":"Duffy","given":"J. Emmett"},{"family":"Folke","given":"Carl"},{"family":"Halpern","given":"Benjamin S."},{"family":"Jackson","given":"Jeremy B. C."},{"family":"Lotze","given":"Heike K."},{"family":"Micheli","given":"Fiorenza"},{"family":"Palumbi","given":"Stephen R."},{"family":"Sala","given":"Enric"},{"family":"Selkoe","given":"Kimberley A."},{"family":"Stachowicz","given":"John J."},{"family":"Watson","given":"Reg"}],"accessed":{"date-parts":[["2022",1,10]]},"issued":{"date-parts":[["2006",11,3]]}}}],"schema":"https://github.com/citation-style-language/schema/raw/master/csl-citation.json"} </w:instrText>
      </w:r>
      <w:r w:rsidRPr="7AF1EB56">
        <w:fldChar w:fldCharType="separate"/>
      </w:r>
      <w:r w:rsidR="0028548A" w:rsidRPr="7AF1EB56">
        <w:rPr>
          <w:noProof/>
        </w:rPr>
        <w:t>(Chapin III et al., 2011; Dirzo et al., 2014; Grime, 1998; G. Miller &amp; Spoolman, 2012; Ricklefs, 2005; Srivastava et al., 2012; Worm et al., 2006)</w:t>
      </w:r>
      <w:r w:rsidRPr="7AF1EB56">
        <w:fldChar w:fldCharType="end"/>
      </w:r>
      <w:r w:rsidR="009106BD" w:rsidRPr="7AF1EB56">
        <w:t xml:space="preserve">. </w:t>
      </w:r>
      <w:r w:rsidR="00A15E0C" w:rsidRPr="7AF1EB56">
        <w:rPr>
          <w:color w:val="000000" w:themeColor="text1"/>
        </w:rPr>
        <w:t>In tropical systems,</w:t>
      </w:r>
      <w:r w:rsidR="009106BD" w:rsidRPr="7AF1EB56">
        <w:rPr>
          <w:color w:val="000000" w:themeColor="text1"/>
        </w:rPr>
        <w:t xml:space="preserve"> the persistent progression of human activities </w:t>
      </w:r>
      <w:ins w:id="43" w:author="Tyler Steven Coleman" w:date="2022-12-08T23:28:00Z">
        <w:r w:rsidR="00AB442B">
          <w:rPr>
            <w:color w:val="000000" w:themeColor="text1"/>
          </w:rPr>
          <w:t xml:space="preserve">continues to </w:t>
        </w:r>
      </w:ins>
      <w:r w:rsidR="00A15E0C" w:rsidRPr="7AF1EB56">
        <w:rPr>
          <w:color w:val="000000" w:themeColor="text1"/>
        </w:rPr>
        <w:t>diminish</w:t>
      </w:r>
      <w:del w:id="44" w:author="Tyler Steven Coleman" w:date="2022-12-08T23:28:00Z">
        <w:r w:rsidR="00A15E0C" w:rsidRPr="7AF1EB56" w:rsidDel="00AB442B">
          <w:rPr>
            <w:color w:val="000000" w:themeColor="text1"/>
          </w:rPr>
          <w:delText>es</w:delText>
        </w:r>
      </w:del>
      <w:r w:rsidR="00A15E0C" w:rsidRPr="7AF1EB56">
        <w:rPr>
          <w:color w:val="000000" w:themeColor="text1"/>
        </w:rPr>
        <w:t xml:space="preserve"> the availability and quality of space</w:t>
      </w:r>
      <w:r w:rsidR="009106BD" w:rsidRPr="7AF1EB56">
        <w:rPr>
          <w:color w:val="000000" w:themeColor="text1"/>
        </w:rPr>
        <w:t xml:space="preserve"> </w:t>
      </w:r>
      <w:del w:id="45" w:author="Tyler Steven Coleman" w:date="2022-12-08T21:35:00Z">
        <w:r w:rsidR="009106BD" w:rsidRPr="7AF1EB56" w:rsidDel="003B313E">
          <w:rPr>
            <w:color w:val="000000" w:themeColor="text1"/>
          </w:rPr>
          <w:delText>via</w:delText>
        </w:r>
      </w:del>
      <w:ins w:id="46" w:author="Tyler Steven Coleman" w:date="2022-12-08T21:35:00Z">
        <w:r w:rsidR="003B313E" w:rsidRPr="7AF1EB56">
          <w:rPr>
            <w:color w:val="000000" w:themeColor="text1"/>
          </w:rPr>
          <w:t>through</w:t>
        </w:r>
      </w:ins>
      <w:r w:rsidR="009106BD" w:rsidRPr="7AF1EB56">
        <w:rPr>
          <w:color w:val="000000" w:themeColor="text1"/>
        </w:rPr>
        <w:t xml:space="preserve"> habitat loss </w:t>
      </w:r>
      <w:r w:rsidR="00A15E0C" w:rsidRPr="7AF1EB56">
        <w:rPr>
          <w:color w:val="000000" w:themeColor="text1"/>
        </w:rPr>
        <w:t>and</w:t>
      </w:r>
      <w:r w:rsidR="009106BD" w:rsidRPr="7AF1EB56">
        <w:rPr>
          <w:color w:val="000000" w:themeColor="text1"/>
        </w:rPr>
        <w:t xml:space="preserve"> fragmentation</w:t>
      </w:r>
      <w:r w:rsidR="00A15E0C" w:rsidRPr="7AF1EB56">
        <w:rPr>
          <w:color w:val="000000" w:themeColor="text1"/>
        </w:rPr>
        <w:t xml:space="preserve">, </w:t>
      </w:r>
      <w:r w:rsidR="009106BD" w:rsidRPr="7AF1EB56">
        <w:rPr>
          <w:color w:val="000000" w:themeColor="text1"/>
        </w:rPr>
        <w:t xml:space="preserve">creating an asymmetric skew in the loss of biodiversity with the extinction of animals at higher trophic levels and </w:t>
      </w:r>
      <w:ins w:id="47" w:author="Tyler Steven Coleman" w:date="2022-12-05T16:13:00Z">
        <w:r w:rsidR="00E21858">
          <w:rPr>
            <w:color w:val="000000" w:themeColor="text1"/>
          </w:rPr>
          <w:t xml:space="preserve">the occurrence of </w:t>
        </w:r>
      </w:ins>
      <w:r w:rsidR="009106BD" w:rsidRPr="7AF1EB56">
        <w:rPr>
          <w:color w:val="000000" w:themeColor="text1"/>
        </w:rPr>
        <w:t>smaller population</w:t>
      </w:r>
      <w:del w:id="48" w:author="Tyler Steven Coleman" w:date="2022-12-05T16:13:00Z">
        <w:r w:rsidR="009106BD" w:rsidRPr="7AF1EB56" w:rsidDel="00E21858">
          <w:rPr>
            <w:color w:val="000000" w:themeColor="text1"/>
          </w:rPr>
          <w:delText>s</w:delText>
        </w:r>
      </w:del>
      <w:r w:rsidR="009106BD" w:rsidRPr="7AF1EB56">
        <w:rPr>
          <w:color w:val="000000" w:themeColor="text1"/>
        </w:rPr>
        <w:t xml:space="preserve"> sizes </w:t>
      </w:r>
      <w:del w:id="49" w:author="Tyler Steven Coleman" w:date="2022-12-05T16:14:00Z">
        <w:r w:rsidR="009106BD" w:rsidRPr="7AF1EB56" w:rsidDel="00E21858">
          <w:rPr>
            <w:color w:val="000000" w:themeColor="text1"/>
          </w:rPr>
          <w:delText xml:space="preserve">occurring </w:delText>
        </w:r>
      </w:del>
      <w:r w:rsidR="009106BD" w:rsidRPr="7AF1EB56">
        <w:rPr>
          <w:color w:val="000000" w:themeColor="text1"/>
        </w:rPr>
        <w:t xml:space="preserve">first </w:t>
      </w:r>
      <w:r w:rsidRPr="7AF1EB56">
        <w:rPr>
          <w:color w:val="000000" w:themeColor="text1"/>
        </w:rPr>
        <w:fldChar w:fldCharType="begin"/>
      </w:r>
      <w:r w:rsidRPr="7AF1EB56">
        <w:rPr>
          <w:color w:val="000000" w:themeColor="text1"/>
        </w:rPr>
        <w:instrText xml:space="preserve"> ADDIN ZOTERO_ITEM CSL_CITATION {"citationID":"bTgkLdsW","properties":{"formattedCitation":"(Cramer et al., 2007; Davies et al., 2000; Duffy, 2003; P\\uc0\\u233{}rez-M\\uc0\\u233{}ndez et al., 2016)","plainCitation":"(Cramer et al., 2007; Davies et al., 2000; Duffy, 2003; Pérez-Méndez et al., 2016)","noteIndex":0},"citationItems":[{"id":184,"uris":["http://zotero.org/users/local/ud9bfypS/items/EHYRBFHX"],"itemData":{"id":184,"type":"article-journal","abstract":"The responses of plant–animal interactions to forest fragmentation can vary. We hypothesized that large-seeded plant species would be more susceptible to forest fragmentation than small-seeded species because large-seeded species rely on a few, extinction prone dispersers. We compared seed dispersal of the large-seeded, mammal dispersed Duckeodendron cestroides and the small-seeded, avian dispersed Bocageopsis multiflora. The number, percentage, distance, and distributions of dispersed seeds were all reduced in fragments for Duckeodendron but not for Bocageopsis. Other fragmentation research in tropical communities supports this hypothesis through three lines of evidence: (1) Large-seeded plant species are more prone to extinction, (2) Fragmentation restricts or alters the movement of large animal dispersers more than small dispersers, and (3) Large and small-seeded species seem to be differentially linked to primary and secondary forest habitats. Therefore, small-seeded plants may be more resilient to forest fragmentation while large-seeded species may be more susceptible and should be a priority for conservation.","container-title":"Biological Conservation","DOI":"10.1016/j.biocon.2007.02.019","ISSN":"0006-3207","issue":"3","journalAbbreviation":"Biological Conservation","language":"en","page":"415-423","source":"ScienceDirect","title":"Forest fragmentation differentially affects seed dispersal of large and small-seeded tropical trees","volume":"137","author":[{"family":"Cramer","given":"Jennifer M."},{"family":"Mesquita","given":"Rita C. G."},{"family":"Bruce Williamson","given":"G."}],"issued":{"date-parts":[["2007",7,1]]}}},{"id":101,"uris":["http://zotero.org/users/local/ud9bfypS/items/XRZ8NZV8"],"itemData":{"id":101,"type":"article-journal","abstract":"Theory suggests that species with particular traits are at greater risk of extinction than others. We assumed that a decline in abundance in forest fragments, compared to continuous forest, equated to an increase in extinction risk. We then tested the relationships between five traits of species and decline in abundance for 69 beetle species in an experimentally fragmented forest landscape at Mt. Wog Wog in southeastern Australia. The experiment was controlled and replicated. Monitoring ran for two years before forest fragmentation; in this paper, we examine data for five years postfragmentation. We tested five hypotheses: (1) Species that occur naturally at low abundance are more likely to decline as a result of fragmentation than are abundant species. (2) Isolated species are more likely to decline than species that are not isolated. (3) Large species are more likely to decline than small species. (4) Species in trophic groups at the top end of food chains are more likely to decline than species in trophic groups lower in the food chain. (5) Because traits are often shared by related species, populations of more closely related species will respond in the same way. We found that: (1) rare species were more likely to decline than abundant species; (2) isolated species were more likely to decline than species that were not isolated; (3) body size was not correlated with response to fragmentation; (4) among species that declined, predators declined most; and (5) taxonomically related species did not respond in the same way to fragmentation. Thus, our results confirm theories predicting that isolated, rare, or predaceous species will be lost first from fragmented landscapes.","container-title":"Ecology","DOI":"10.1890/0012-9658(2000)081[1450:WTOSPP]2.0.CO;2","ISSN":"1939-9170","issue":"5","language":"en","note":"_eprint: https://onlinelibrary.wiley.com/doi/pdf/10.1890/0012-9658%282000%29081%5B1450%3AWTOSPP%5D2.0.CO%3B2","page":"1450-1461","source":"Wiley Online Library","title":"Which Traits of Species Predict Population Declines in Experimental Forest Fragments?","volume":"81","author":[{"family":"Davies","given":"Kendi F."},{"family":"Margules","given":"Chris R."},{"family":"Lawrence","given":"John F."}],"issued":{"date-parts":[["2000"]]}}},{"id":54,"uris":["http://zotero.org/users/local/ud9bfypS/items/R8X227HZ"],"itemData":{"id":54,"type":"article-journal","abstract":"Experiments testing biodiversity effects on ecosystem functioning have been criticized on the basis that their random-assembly designs do not reflect deterministic species loss in nature. Because previous studies, and their critics, have focused primarily on plants, however, it is underappreciated that the most consistent such determinism involves biased extinction of large consumers, skewing trophic structure and substantially changing conclusions about ecosystem impacts that assume changing plant diversity alone. Both demography and anthropogenic threats render large vertebrate consumers more vulnerable to extinction, on average, than plants. Importantly, species loss appears biased toward strong interactors among animals but weak interactors among plants. Accordingly, available evidence suggests that loss of a few predator species often has impacts comparable in magnitude to those stemming from a large reduction in plant diversity. Thus, the dominant impacts of biodiversity change on ecosystem functioning appear to be trophically mediated, with important implications for conservation.","container-title":"Ecology Letters","DOI":"10.1046/j.1461-0248.2003.00494.x","ISSN":"1461-0248","issue":"8","language":"en","note":"_eprint: https://onlinelibrary.wiley.com/doi/pdf/10.1046/j.1461-0248.2003.00494.x","page":"680-687","source":"Wiley Online Library","title":"Biodiversity loss, trophic skew and ecosystem functioning","volume":"6","author":[{"family":"Duffy","given":"J. Emmett"}],"issued":{"date-parts":[["2003"]]}}},{"id":259,"uris":["http://zotero.org/users/local/ud9bfypS/items/FVY95FN7"],"itemData":{"id":259,"type":"article-journal","abstract":"Anthropogenic activity is driving population declines and extinctions of large-bodied, fruit-eating animals worldwide. Loss of these frugivores is expected to trigger negative cascading effects on plant populations if remnant species fail to replace the seed dispersal services provided by the extinct frugivores. A collapse of seed dispersal may not only affect plant demography (i.e., lack of recruitment), but should also supress gene flow via seed dispersal. Yet little empirical data still exist demonstrating the genetic consequences of defaunation for animal-dispersed plant species. Here, we first document a significant reduction of seed dispersal distances along a gradient of human-driven defaunation, with increasing loss of large- and medium-bodied frugivores. We then show that local plant neighbourhoods have higher genetic similarity and smaller effective population sizes when large seed dispersers become extinct (i.e., only small frugivores remain) or are even partially downgraded (i.e., medium-sized frugivores providing less efficient seed dispersal). Our results demonstrate that preservation of large frugivores is crucial to maintain functional seed dispersal services and their associated genetic imprints, a central conservation target. Early signals of reduced dispersal distances that accompany the Anthropogenic defaunation forecast multiple, cascading effects on plant populations.","container-title":"Scientific Reports","DOI":"10.1038/srep24820","ISSN":"2045-2322","issue":"1","journalAbbreviation":"Sci Rep","language":"en","license":"2016 The Author(s)","note":"number: 1\npublisher: Nature Publishing Group","page":"24820","source":"www.nature.com","title":"The signatures of Anthropocene defaunation: cascading effects of the seed dispersal collapse","title-short":"The signatures of Anthropocene defaunation","volume":"6","author":[{"family":"Pérez-Méndez","given":"Néstor"},{"family":"Jordano","given":"Pedro"},{"family":"García","given":"Cristina"},{"family":"Valido","given":"Alfredo"}],"issued":{"date-parts":[["2016",4,19]]}}}],"schema":"https://github.com/citation-style-language/schema/raw/master/csl-citation.json"} </w:instrText>
      </w:r>
      <w:r w:rsidRPr="7AF1EB56">
        <w:rPr>
          <w:color w:val="000000" w:themeColor="text1"/>
        </w:rPr>
        <w:fldChar w:fldCharType="separate"/>
      </w:r>
      <w:r w:rsidR="009106BD" w:rsidRPr="7AF1EB56">
        <w:rPr>
          <w:color w:val="000000" w:themeColor="text1"/>
        </w:rPr>
        <w:t>(Cramer et al., 2007; Davies et al., 2000; Duffy, 2003; Pérez-Méndez et al., 2016)</w:t>
      </w:r>
      <w:r w:rsidRPr="7AF1EB56">
        <w:rPr>
          <w:color w:val="000000" w:themeColor="text1"/>
        </w:rPr>
        <w:fldChar w:fldCharType="end"/>
      </w:r>
      <w:r w:rsidR="009106BD" w:rsidRPr="7AF1EB56">
        <w:t xml:space="preserve">. </w:t>
      </w:r>
      <w:r w:rsidR="00ED3548" w:rsidRPr="7AF1EB56">
        <w:t xml:space="preserve">Such </w:t>
      </w:r>
      <w:r w:rsidR="00DB7C62" w:rsidRPr="7AF1EB56">
        <w:t>loss</w:t>
      </w:r>
      <w:r w:rsidR="00921F11" w:rsidRPr="7AF1EB56">
        <w:t>es</w:t>
      </w:r>
      <w:r w:rsidR="0073215C" w:rsidRPr="7AF1EB56">
        <w:t xml:space="preserve"> </w:t>
      </w:r>
      <w:r w:rsidR="009106BD" w:rsidRPr="7AF1EB56">
        <w:t xml:space="preserve">raise concerns </w:t>
      </w:r>
      <w:r w:rsidR="00DB7C62" w:rsidRPr="7AF1EB56">
        <w:t xml:space="preserve">regarding the </w:t>
      </w:r>
      <w:r w:rsidR="2253AD00" w:rsidRPr="7AF1EB56">
        <w:t>top-down</w:t>
      </w:r>
      <w:r w:rsidR="00DB7C62" w:rsidRPr="7AF1EB56">
        <w:t xml:space="preserve"> effects of decreasing biodiversity on </w:t>
      </w:r>
      <w:r w:rsidR="009106BD" w:rsidRPr="7AF1EB56">
        <w:t xml:space="preserve">the assembly and stability of ecosystems </w:t>
      </w:r>
      <w:r w:rsidRPr="7AF1EB56">
        <w:fldChar w:fldCharType="begin"/>
      </w:r>
      <w:r w:rsidRPr="7AF1EB56">
        <w:instrText xml:space="preserve"> ADDIN ZOTERO_ITEM CSL_CITATION {"citationID":"h9M2e485","properties":{"formattedCitation":"(Donoso et al., 2020; Powers &amp; Jetz, 2019; Spooner et al., 2018; S. Wang &amp; Loreau, 2016)","plainCitation":"(Donoso et al., 2020; Powers &amp; Jetz, 2019; Spooner et al., 2018; S. Wang &amp; Loreau, 2016)","noteIndex":0},"citationItems":[{"id":143,"uris":["http://zotero.org/users/local/ud9bfypS/items/QDYVQQFP"],"itemData":{"id":143,"type":"article-journal","abstract":"Downsizing of animal communities due to defaunation is prevalent in many ecosystems. Yet, we know little about its consequences for ecosystem functions such as seed dispersal. Here, we use eight seed-dispersal networks sampled across the Andes and simulate how downsizing of avian frugivores impacts structural network robustness and seed dispersal. We use a trait-based modeling framework to quantify the consequences of downsizing—relative to random extinctions—for the number of interactions and secondary plant extinctions (as measures of structural robustness) and for long-distance seed dispersal (as a measure of ecosystem function). We find that downsizing leads to stronger functional than structural losses. For instance, 10% size-structured loss of bird species results in almost 40% decline of long-distance seed dispersal, but in less than 10% of structural loss. Our simulations reveal that measures of the structural robustness of ecological networks underestimate the consequences of animal extinction and downsizing for ecosystem functioning.","container-title":"Nature Communications","DOI":"10.1038/s41467-020-15438-y","ISSN":"2041-1723","issue":"1","journalAbbreviation":"Nat Commun","language":"en","license":"2020 The Author(s)","note":"Bandiera_abtest: a\nCc_license_type: cc_by\nCg_type: Nature Research Journals\nnumber: 1\nPrimary_atype: Research\npublisher: Nature Publishing Group\nSubject_term: Community ecology;Ecological modelling;Ecological networks\nSubject_term_id: community-ecology;ecological-modelling;ecological-networks","page":"1582","source":"www.nature.com","title":"Downsizing of animal communities triggers stronger functional than structural decay in seed-dispersal networks","volume":"11","author":[{"family":"Donoso","given":"Isabel"},{"family":"Sorensen","given":"Marjorie C."},{"family":"Blendinger","given":"Pedro G."},{"family":"Kissling","given":"W. Daniel"},{"family":"Neuschulz","given":"Eike Lena"},{"family":"Mueller","given":"Thomas"},{"family":"Schleuning","given":"Matthias"}],"issued":{"date-parts":[["2020",3,27]]}}},{"id":77,"uris":["http://zotero.org/users/local/ud9bfypS/items/F6M3FGXC"],"itemData":{"id":77,"type":"article-journal","abstract":"Habitat transformations caused by human land-use change are considered major drivers of ongoing biodiversity loss1–3, and their impact on biodiversity is expected to increase further this century4–6. Here, we used global decadal land-use projections to year 2070 for a range of shared socioeconomic pathways, which are linked to particular representative concentration pathways, to evaluate potential losses in range-wide suitable habitat and extinction risks for approximately 19,400 species of amphibians, birds and mammals. Substantial declines in suitable habitat are identified for species worldwide, with approximately 1,700 species expected to become imperilled due to land-use change alone. National stewardship for species highlights certain South American, Southeast Asian and African countries that are in particular need of proactive conservation planning. These geographically explicit projections and model workflows embedded in the Map of Life infrastructure are provided to facilitate the scrutiny, improvements and future updates needed for an ongoing and readily updated assessment of changing biodiversity. These forward-looking assessments and informatics tools are intended to support national conservation action and policies for addressing climate change and land-use change impacts on biodiversity.","container-title":"Nature Climate Change","DOI":"10.1038/s41558-019-0406-z","ISSN":"1758-6798","issue":"4","journalAbbreviation":"Nat. Clim. Chang.","language":"en","license":"2019 The Author(s), under exclusive licence to Springer Nature Limited","note":"Bandiera_abtest: a\nCg_type: Nature Research Journals\nnumber: 4\nPrimary_atype: Research\npublisher: Nature Publishing Group\nSubject_term: Biogeography;Conservation biology\nSubject_term_id: biogeography;conservation","page":"323-329","source":"www.nature.com","title":"Global habitat loss and extinction risk of terrestrial vertebrates under future land-use-change scenarios","volume":"9","author":[{"family":"Powers","given":"Ryan P."},{"family":"Jetz","given":"Walter"}],"issued":{"date-parts":[["2019",4]]}}},{"id":74,"uris":["http://zotero.org/users/local/ud9bfypS/items/NABPE46I"],"itemData":{"id":74,"type":"article-journal","abstract":"Animal populations have undergone substantial declines in recent decades. These declines have occurred alongside rapid, human-driven environmental change, including climate warming. An association between population declines and environmental change is well established, yet there has been relatively little analysis of the importance of the rates of climate warming and its interaction with conversion to anthropogenic land use in causing population declines. Here we present a global assessment of the impact of rapid climate warming and anthropogenic land use conversion on 987 populations of 481 species of terrestrial birds and mammals since 1950. We collated spatially referenced population trends of at least 5 years’ duration from the Living Planet database and used mixed effects models to assess the association of these trends with observed rates of climate warming, rates of conversion to anthropogenic land use, body mass, and protected area coverage. We found that declines in population abundance for both birds and mammals are greater in areas where mean temperature has increased more rapidly, and that this effect is more pronounced for birds. However, we do not find a strong effect of conversion to anthropogenic land use, body mass, or protected area coverage. Our results identify a link between rapid warming and population declines, thus supporting the notion that rapid climate warming is a global threat to biodiversity.","container-title":"Global Change Biology","DOI":"10.1111/gcb.14361","ISSN":"1365-2486","issue":"10","language":"en","note":"_eprint: https://onlinelibrary.wiley.com/doi/pdf/10.1111/gcb.14361","page":"4521-4531","source":"Wiley Online Library","title":"Rapid warming is associated with population decline among terrestrial birds and mammals globally","volume":"24","author":[{"family":"Spooner","given":"Fiona E. B."},{"family":"Pearson","given":"Richard G."},{"family":"Freeman","given":"Robin"}],"issued":{"date-parts":[["2018"]]}}},{"id":71,"uris":["http://zotero.org/users/local/ud9bfypS/items/CDECR52B"],"itemData":{"id":71,"type":"article-journal","abstract":"Although diversity–stability relationships have been extensively studied in local ecosystems, the global biodiversity crisis calls for an improved understanding of these relationships in a spatial context. Here, we use a dynamical model of competitive metacommunities to study the relationships between species diversity and ecosystem variability across scales. We derive analytic relationships under a limiting case; these results are extended to more general cases with numerical simulations. Our model shows that, while alpha diversity decreases local ecosystem variability, beta diversity generally contributes to increasing spatial asynchrony among local ecosystems. Consequently, both alpha and beta diversity provide stabilising effects for regional ecosystems, through local and spatial insurance effects respectively. We further show that at the regional scale, the stabilising effect of biodiversity increases as spatial environmental correlation increases. Our findings have important implications for understanding the interactive effects of global environmental changes (e.g. environmental homogenisation) and biodiversity loss on ecosystem sustainability at large scales.","container-title":"Ecology Letters","DOI":"10.1111/ele.12582","ISSN":"1461-0248","issue":"5","language":"en","note":"_eprint: https://onlinelibrary.wiley.com/doi/pdf/10.1111/ele.12582","page":"510-518","source":"Wiley Online Library","title":"Biodiversity and ecosystem stability across scales in metacommunities","volume":"19","author":[{"family":"Wang","given":"Shaopeng"},{"family":"Loreau","given":"Michel"}],"issued":{"date-parts":[["2016"]]}}}],"schema":"https://github.com/citation-style-language/schema/raw/master/csl-citation.json"} </w:instrText>
      </w:r>
      <w:r w:rsidRPr="7AF1EB56">
        <w:fldChar w:fldCharType="separate"/>
      </w:r>
      <w:r w:rsidR="0000501B" w:rsidRPr="7AF1EB56">
        <w:rPr>
          <w:noProof/>
        </w:rPr>
        <w:t>(Donoso et al., 2020; Powers &amp; Jetz, 2019; Spooner et al., 2018; S. Wang &amp; Loreau, 2016)</w:t>
      </w:r>
      <w:r w:rsidRPr="7AF1EB56">
        <w:fldChar w:fldCharType="end"/>
      </w:r>
      <w:r w:rsidR="009106BD" w:rsidRPr="7AF1EB56">
        <w:t>.</w:t>
      </w:r>
      <w:r w:rsidR="00A15E0C" w:rsidRPr="7AF1EB56">
        <w:t xml:space="preserve"> </w:t>
      </w:r>
      <w:r w:rsidR="00ED3548" w:rsidRPr="7AF1EB56">
        <w:t xml:space="preserve">However, </w:t>
      </w:r>
      <w:r w:rsidR="00DB7C62" w:rsidRPr="7AF1EB56">
        <w:t xml:space="preserve">the consequences of </w:t>
      </w:r>
      <w:r w:rsidR="00ED3548" w:rsidRPr="7AF1EB56">
        <w:rPr>
          <w:color w:val="000000" w:themeColor="text1"/>
        </w:rPr>
        <w:t>global change</w:t>
      </w:r>
      <w:r w:rsidR="00DB7C62" w:rsidRPr="7AF1EB56">
        <w:rPr>
          <w:color w:val="000000" w:themeColor="text1"/>
        </w:rPr>
        <w:t xml:space="preserve"> for seed dispersal mutualisms</w:t>
      </w:r>
      <w:r w:rsidR="00ED3548" w:rsidRPr="7AF1EB56">
        <w:rPr>
          <w:color w:val="000000" w:themeColor="text1"/>
        </w:rPr>
        <w:t xml:space="preserve"> </w:t>
      </w:r>
      <w:r w:rsidR="00DB7C62" w:rsidRPr="7AF1EB56">
        <w:rPr>
          <w:color w:val="000000" w:themeColor="text1"/>
        </w:rPr>
        <w:t>may differ across ecosystems</w:t>
      </w:r>
      <w:r w:rsidR="00ED3548" w:rsidRPr="7AF1EB56">
        <w:rPr>
          <w:color w:val="000000" w:themeColor="text1"/>
        </w:rPr>
        <w:t xml:space="preserve"> </w:t>
      </w:r>
      <w:r w:rsidRPr="7AF1EB56">
        <w:rPr>
          <w:color w:val="000000" w:themeColor="text1"/>
        </w:rPr>
        <w:fldChar w:fldCharType="begin"/>
      </w:r>
      <w:r w:rsidRPr="7AF1EB56">
        <w:rPr>
          <w:color w:val="000000" w:themeColor="text1"/>
        </w:rPr>
        <w:instrText xml:space="preserve"> ADDIN ZOTERO_ITEM CSL_CITATION {"citationID":"vLMsuFQk","properties":{"formattedCitation":"(Damschen et al., 2019; McConkey &amp; O\\uc0\\u8217{}Farrill, 2016)","plainCitation":"(Damschen et al., 2019; McConkey &amp; O’Farrill, 2016)","noteIndex":0},"citationItems":[{"id":269,"uris":["http://zotero.org/users/local/ud9bfypS/items/6XP3A562"],"itemData":{"id":269,"type":"article-journal","abstract":"Landscape connectivity increases plant species richness over decades by promoting colonizations and preventing extinctions.","archive_location":"world","container-title":"Science","DOI":"10.1126/science.aax8992","language":"EN","license":"Copyright © 2019 The Authors, some rights reserved; exclusive licensee American Association for the Advancement of Science. No claim to original U.S. Government Works","note":"publisher: American Association for the Advancement of Science","source":"www.science.org","title":"Ongoing accumulation of plant diversity through habitat connectivity in an 18-year experiment","URL":"https://www.science.org/doi/abs/10.1126/science.aax8992","author":[{"family":"Damschen","given":"Ellen I."},{"family":"Brudvig","given":"Lars A."},{"family":"Burt","given":"Melissa A."},{"family":"FletcherJr","given":"Robert J."},{"family":"Haddad","given":"Nick M."},{"family":"Levey","given":"Douglas J."},{"family":"Orrock","given":"John L."},{"family":"Resasco","given":"Julian"},{"family":"Tewksbury","given":"Joshua J."}],"accessed":{"date-parts":[["2022",2,8]]},"issued":{"date-parts":[["2019",9,27]]}}},{"id":240,"uris":["http://zotero.org/users/local/ud9bfypS/items/WAQIRDTZ"],"itemData":{"id":240,"type":"article-journal","abstract":"Cryptic function loss occurs when the ecological function of an animal population is significantly altered as a result of disturbance, even though the species is still present in the ecosystem. We reviewed the evidence for cryptic function loss to be widespread among seed disperser populations that persist under disturbed conditions. We found overwhelming support for the seed dispersal effectiveness of animals to be negatively impacted by all forms of disturbance (population decline, changes in community assemblages, habitat change, and climate change). However, seed dispersal was positively affected in some examples, particularly when extirpation of an interacting frugivore or predator enhanced fruit consumption. It is essential that we improve our understanding of the mechanisms by which seed dispersal is lost, even though the disperser's population remains viable, as there are many unanswered questions that hinder an objective understanding of this threat. We need to consider how seed dispersal effectiveness is determined by species population size and small changes in phenotypes. In addition, we must increase our understanding of behavioral impacts on seed dispersal and how it might be regulated by disturbance. The complexity and flexibility of seed dispersal interactions could mean that communities are adaptable to many changes; alternatively, ecosystems might be severely threatened by cryptic function loss because of the myriad ways in which multiple frugivore populations can be simultaneously affected and the fact that early signs of function loss can be hidden by stable population sizes.","container-title":"Biological Conservation","DOI":"10.1016/j.biocon.2016.06.024","ISSN":"0006-3207","journalAbbreviation":"Biological Conservation","language":"en","page":"38-49","source":"ScienceDirect","title":"Loss of seed dispersal before the loss of seed dispersers","volume":"201","author":[{"family":"McConkey","given":"Kim R."},{"family":"O'Farrill","given":"Georgina"}],"issued":{"date-parts":[["2016",9,1]]}}}],"schema":"https://github.com/citation-style-language/schema/raw/master/csl-citation.json"} </w:instrText>
      </w:r>
      <w:r w:rsidRPr="7AF1EB56">
        <w:rPr>
          <w:color w:val="000000" w:themeColor="text1"/>
        </w:rPr>
        <w:fldChar w:fldCharType="separate"/>
      </w:r>
      <w:r w:rsidR="00500364" w:rsidRPr="7AF1EB56">
        <w:rPr>
          <w:rFonts w:ascii="Calibri" w:cs="Calibri"/>
        </w:rPr>
        <w:t>(Damschen et al., 2019; McConkey &amp; O’Farrill, 2016)</w:t>
      </w:r>
      <w:r w:rsidRPr="7AF1EB56">
        <w:rPr>
          <w:color w:val="000000" w:themeColor="text1"/>
        </w:rPr>
        <w:fldChar w:fldCharType="end"/>
      </w:r>
      <w:r w:rsidR="00ED3548" w:rsidRPr="7AF1EB56">
        <w:rPr>
          <w:color w:val="000000" w:themeColor="text1"/>
        </w:rPr>
        <w:t xml:space="preserve">. </w:t>
      </w:r>
    </w:p>
    <w:p w14:paraId="5B39FB04" w14:textId="05B3E6D6" w:rsidR="00647AE2" w:rsidRDefault="00ED3548" w:rsidP="00647AE2">
      <w:pPr>
        <w:spacing w:line="480" w:lineRule="auto"/>
        <w:ind w:firstLine="720"/>
        <w:rPr>
          <w:rFonts w:cstheme="minorHAnsi"/>
          <w:color w:val="000000" w:themeColor="text1"/>
        </w:rPr>
      </w:pPr>
      <w:r w:rsidRPr="00194654">
        <w:rPr>
          <w:rFonts w:cstheme="minorHAnsi"/>
          <w:color w:val="000000" w:themeColor="text1"/>
        </w:rPr>
        <w:t xml:space="preserve">Tropical </w:t>
      </w:r>
      <w:r>
        <w:rPr>
          <w:rFonts w:cstheme="minorHAnsi"/>
          <w:color w:val="000000" w:themeColor="text1"/>
        </w:rPr>
        <w:t xml:space="preserve">forest </w:t>
      </w:r>
      <w:r w:rsidRPr="00194654">
        <w:rPr>
          <w:rFonts w:cstheme="minorHAnsi"/>
          <w:color w:val="000000" w:themeColor="text1"/>
        </w:rPr>
        <w:t>ecosystems represent a disproportionate amount of seed dispersal mutualism research</w:t>
      </w:r>
      <w:ins w:id="50" w:author="Tyler Steven Coleman" w:date="2022-12-05T18:12:00Z">
        <w:r w:rsidR="0071404B">
          <w:rPr>
            <w:rFonts w:cstheme="minorHAnsi"/>
            <w:color w:val="000000" w:themeColor="text1"/>
          </w:rPr>
          <w:t xml:space="preserve"> </w:t>
        </w:r>
        <w:r w:rsidR="0071404B" w:rsidRPr="00194654">
          <w:rPr>
            <w:rFonts w:cstheme="minorHAnsi"/>
            <w:color w:val="000000" w:themeColor="text1"/>
          </w:rPr>
          <w:fldChar w:fldCharType="begin"/>
        </w:r>
        <w:r w:rsidR="0071404B" w:rsidRPr="00194654">
          <w:rPr>
            <w:rFonts w:cstheme="minorHAnsi"/>
            <w:color w:val="000000" w:themeColor="text1"/>
          </w:rPr>
          <w:instrText xml:space="preserve"> ADDIN ZOTERO_ITEM CSL_CITATION {"citationID":"1y2ia9Rr","properties":{"formattedCitation":"(Davies et al., 2000, 2004; Escribano-Avila et al., 2018; Estrada &amp; Fleming, 1986; C. M. Herrera, 1985)","plainCitation":"(Davies et al., 2000, 2004; Escribano-Avila et al., 2018; Estrada &amp; Fleming, 1986; C. M. Herrera, 1985)","noteIndex":0},"citationItems":[{"id":101,"uris":["http://zotero.org/users/local/ud9bfypS/items/XRZ8NZV8"],"itemData":{"id":101,"type":"article-journal","abstract":"Theory suggests that species with particular traits are at greater risk of extinction than others. We assumed that a decline in abundance in forest fragments, compared to continuous forest, equated to an increase in extinction risk. We then tested the relationships between five traits of species and decline in abundance for 69 beetle species in an experimentally fragmented forest landscape at Mt. Wog Wog in southeastern Australia. The experiment was controlled and replicated. Monitoring ran for two years before forest fragmentation; in this paper, we examine data for five years postfragmentation. We tested five hypotheses: (1) Species that occur naturally at low abundance are more likely to decline as a result of fragmentation than are abundant species. (2) Isolated species are more likely to decline than species that are not isolated. (3) Large species are more likely to decline than small species. (4) Species in trophic groups at the top end of food chains are more likely to decline than species in trophic groups lower in the food chain. (5) Because traits are often shared by related species, populations of more closely related species will respond in the same way. We found that: (1) rare species were more likely to decline than abundant species; (2) isolated species were more likely to decline than species that were not isolated; (3) body size was not correlated with response to fragmentation; (4) among species that declined, predators declined most; and (5) taxonomically related species did not respond in the same way to fragmentation. Thus, our results confirm theories predicting that isolated, rare, or predaceous species will be lost first from fragmented landscapes.","container-title":"Ecology","DOI":"10.1890/0012-9658(2000)081[1450:WTOSPP]2.0.CO;2","ISSN":"1939-9170","issue":"5","language":"en","note":"_eprint: https://onlinelibrary.wiley.com/doi/pdf/10.1890/0012-9658%282000%29081%5B1450%3AWTOSPP%5D2.0.CO%3B2","page":"1450-1461","source":"Wiley Online Library","title":"Which Traits of Species Predict Population Declines in Experimental Forest Fragments?","volume":"81","author":[{"family":"Davies","given":"Kendi F."},{"family":"Margules","given":"Chris R."},{"family":"Lawrence","given":"John F."}],"issued":{"date-parts":[["2000"]]}}},{"id":99,"uris":["http://zotero.org/users/local/ud9bfypS/items/7JECGBXR"],"itemData":{"id":99,"type":"article-journal","abstract":"Theory and empirical evidence have long suggested that some species are extremely vulnerable to extinction because they have combinations of extinction promoting traits. However, ecologists have not considered whether the form of the relationship between traits is additive (not synergistic) or nonadditive (synergistic). We looked at how traits and their interactions were related to the difference in species' population growth rates between experimentally fragmented forest and continuous forest. Two traits acted synergistically; natural abundance and degree of specialization interacted so that beetle species that were rare and specialized had a greater reduction in their growth rates in fragments, compared to continuous forest, than the sum of the reductions in growth rates attributable to these traits. In other words, species that were both rare and specialized were especially vulnerable to extinction. From a conservation perspective, an implication of our findings is that making predictions about extinction risk from a single trait, like abundance or population variability, may be risky because traits may act synergistically rendering species more, or less, vulnerable than predicted by that single trait. There is currently a great deal of interest in which traits predict the sensitivity of species to a given threat, but if we are going to look at risks in this way, then we also need to consider how traits interact, because this can alter the vulnerability of species.","container-title":"Ecology","DOI":"10.1890/03-0110","ISSN":"1939-9170","issue":"1","language":"en","note":"_eprint: https://onlinelibrary.wiley.com/doi/pdf/10.1890/03-0110","page":"265-271","source":"Wiley Online Library","title":"A Synergistic Effect Puts Rare, Specialized Species at Greater Risk of Extinction","volume":"85","author":[{"family":"Davies","given":"Kendi F."},{"family":"Margules","given":"Chris R."},{"family":"Lawrence","given":"John F."}],"issued":{"date-parts":[["2004"]]}}},{"id":108,"uris":["http://zotero.org/users/local/ud9bfypS/items/ZKBTV7N2"],"itemData":{"id":108,"type":"chapter","abstract":"Seed dispersal mediated by animals is a pivotal ecological interaction in the tropics. Despite a long tradition of tropical seed dispersal studies, only recently the drivers of the structure of seed dispersal networks are beginning to be uncovered at macroecological scales. The knowledge on tropical seed dispersal comes mainly from avian dispersal studies in the Neotropics while other frugivores and tropical regions are strongly understudied. The networks sampled with a combination of visitation census and seed recovery from feces seem more reliable of the number of detected links and web asymmetry than networks based on a single method. Our review reveals that keystone species in most networks share a set of functional traits likely influenced by species phylogeny. Woody plants bearing small berries (in the Melastomataceae, Myrtaceae, Moraceae, and Urticaceae families) were the most frequent keystone plants whereas two groups of keystone animals could be identified, namely: small obligate frugivores (Pipridae and Thraupidae) and large animals including a variety of taxonomic groups such as cracids, rodents, monkeys, and megafauna. Large keystone species tend to face a higher extinction risk leading to a concern on the sustainability of the dispersal services they provide, mainly to large-seeded plant species that are essential to ecosystem functioning.","container-title":"Ecological Networks in the Tropics: An Integrative Overview of Species Interactions from Some of the Most Species-Rich Habitats on Earth","event-place":"Cham","ISBN":"978-3-319-68228-0","language":"en","note":"DOI: 10.1007/978-3-319-68228-0_7","page":"93-110","publisher":"Springer International Publishing","publisher-place":"Cham","source":"Springer Link","title":"Tropical Seed Dispersal Networks: Emerging Patterns, Biases, and Keystone Species Traits","title-short":"Tropical Seed Dispersal Networks","URL":"https://doi.org/10.1007/978-3-319-68228-0_7","author":[{"family":"Escribano-Avila","given":"Gema"},{"family":"Lara-Romero","given":"Carlos"},{"family":"Heleno","given":"Ruben"},{"family":"Traveset","given":"Anna"}],"editor":[{"family":"Dáttilo","given":"Wesley"},{"family":"Rico-Gray","given":"Victor"}],"accessed":{"date-parts":[["2021",10,23]]},"issued":{"date-parts":[["2018"]]}}},{"id":132,"uris":["http://zotero.org/users/local/ud9bfypS/items/EY5MJCDT"],"itemData":{"id":132,"type":"book","abstract":"A wide variety of plants, ranging in size from forest floor herbs to giant canopy trees, rely on animals to disperse their seeds. Typical values of the proportion of tropical vascular plants that produce fleshy fruits and have animal-dispersed seeds range from 50-90%, depending on habitat. In this section, the authors discuss this mutualism from the plant's perspective. Herrera begins by challenging the notion that plant traits traditionally interpreted as being the product of fruit-frugivore coevolution really are the outcome of a response-counter-response kind of evolutionary process. He uses examples of congeneric plants living in very different biotic and abiotic environments and whose fossilizable characteristics have not changed over long periods of time to argue that there exists little or no basis for assuming that gradualistic change and environmental tracking characterizes the interactions between plants and their vertebrate seed dispersers. A common theme that runs through the papers by Herrera, Denslow et at. , and Stiles and White is the importance of the 'fruiting environment' (i. e. the spatial relationships of conspecific and non-conspecific fruiting plants) on rates of fruit removal and patterns of seed rain. Herrera and Denslow et at. point out that this environment is largely outside the control of individual plant species and, as a result, closely coevolved interactions between vertebrates and plants are unlikely to evolve.","collection-title":"Tasks for Vegetation Science","ISBN":"978-90-6193-543-8","language":"en","note":"DOI: 10.1007/978-94-009-4812-9","publisher":"Springer Netherlands","source":"www.springer.com","title":"Frugivores and seed dispersal","URL":"https://www.springer.com/gp/book/9789061935438","editor":[{"family":"Estrada","given":"Alejandro"},{"family":"Fleming","given":"T. H."}],"accessed":{"date-parts":[["2021",10,24]]},"issued":{"date-parts":[["1986"]]}}},{"id":131,"uris":["http://zotero.org/users/local/ud9bfypS/items/F2SKG2W6"],"itemData":{"id":131,"type":"article-journal","abstract":"Patterns contradicting expectations from earlier coevolutionary models, and the observation that optimality and fine scale adjustments are conspicuously absent in many instances, suggest that coevolved, interdependent plant-vertebrate seed dispersal systems are, at best, very rare in nature. Weak selective pressures of dispersers on plants, temporal and spatial unpredictability of favourable germination sites and disperser behaviour, extensive plant gene flow derived from distant seed dispersal and frequent dioecy, and slow evolutionary rates relative to recurrence of environmental perturbations (animal species' extinctions), all combine to render close coevolution between particular plant and disperser species unlikely. Slower species turnover of woody plants over geological time relative to vertebrate disperses may have favoured a sort of very coarse diffuse coevolution, through long-lived plant species having acted as \"carriers\" of information through evolutionary time. This may suffice to explain patterns of successful plant-disperser interaction commonly observed not only in natural habitats, but also in artificial systems recently assembled by man and lacking a common historical background to participant organisms. This background is indispensable for non-diffuse, species-to-species coevolution to have actually taken place.","container-title":"Oikos","DOI":"10.2307/3544054","ISSN":"0030-1299","issue":"1","note":"publisher: [Nordic Society Oikos, Wiley]","page":"132-141","source":"JSTOR","title":"Determinants of Plant-Animal Coevolution: The Case of Mutualistic Dispersal of Seeds by Vertebrates","title-short":"Determinants of Plant-Animal Coevolution","volume":"44","author":[{"family":"Herrera","given":"Carlos M."}],"issued":{"date-parts":[["1985"]]}}}],"schema":"https://github.com/citation-style-language/schema/raw/master/csl-citation.json"} </w:instrText>
        </w:r>
        <w:r w:rsidR="0071404B" w:rsidRPr="00194654">
          <w:rPr>
            <w:rFonts w:cstheme="minorHAnsi"/>
            <w:color w:val="000000" w:themeColor="text1"/>
          </w:rPr>
          <w:fldChar w:fldCharType="separate"/>
        </w:r>
        <w:r w:rsidR="0071404B" w:rsidRPr="00194654">
          <w:rPr>
            <w:rFonts w:cstheme="minorHAnsi"/>
            <w:color w:val="000000" w:themeColor="text1"/>
          </w:rPr>
          <w:t xml:space="preserve">(Davies et al., 2000, 2004; </w:t>
        </w:r>
        <w:proofErr w:type="spellStart"/>
        <w:r w:rsidR="0071404B" w:rsidRPr="00194654">
          <w:rPr>
            <w:rFonts w:cstheme="minorHAnsi"/>
            <w:color w:val="000000" w:themeColor="text1"/>
          </w:rPr>
          <w:t>Escribano</w:t>
        </w:r>
        <w:proofErr w:type="spellEnd"/>
        <w:r w:rsidR="0071404B" w:rsidRPr="00194654">
          <w:rPr>
            <w:rFonts w:cstheme="minorHAnsi"/>
            <w:color w:val="000000" w:themeColor="text1"/>
          </w:rPr>
          <w:t>-Avila et al., 2018; Estrada &amp; Fleming, 1986; C. M. Herrera, 1985)</w:t>
        </w:r>
        <w:r w:rsidR="0071404B" w:rsidRPr="00194654">
          <w:rPr>
            <w:rFonts w:cstheme="minorHAnsi"/>
            <w:color w:val="000000" w:themeColor="text1"/>
          </w:rPr>
          <w:fldChar w:fldCharType="end"/>
        </w:r>
      </w:ins>
      <w:r w:rsidRPr="00194654">
        <w:rPr>
          <w:rFonts w:cstheme="minorHAnsi"/>
          <w:color w:val="000000" w:themeColor="text1"/>
        </w:rPr>
        <w:t xml:space="preserve">, which </w:t>
      </w:r>
      <w:r>
        <w:rPr>
          <w:rFonts w:cstheme="minorHAnsi"/>
          <w:color w:val="000000" w:themeColor="text1"/>
        </w:rPr>
        <w:t>may bias</w:t>
      </w:r>
      <w:r w:rsidRPr="00194654">
        <w:rPr>
          <w:rFonts w:cstheme="minorHAnsi"/>
          <w:color w:val="000000" w:themeColor="text1"/>
        </w:rPr>
        <w:t xml:space="preserve"> our general understanding</w:t>
      </w:r>
      <w:r w:rsidR="0007439C">
        <w:rPr>
          <w:rFonts w:cstheme="minorHAnsi"/>
          <w:color w:val="000000" w:themeColor="text1"/>
        </w:rPr>
        <w:t xml:space="preserve"> of how global change influences seed dispersal</w:t>
      </w:r>
      <w:ins w:id="51" w:author="Tyler Steven Coleman" w:date="2022-12-05T18:11:00Z">
        <w:r w:rsidR="0071404B">
          <w:rPr>
            <w:rFonts w:cstheme="minorHAnsi"/>
            <w:color w:val="000000" w:themeColor="text1"/>
          </w:rPr>
          <w:t xml:space="preserve"> in other ecosystems</w:t>
        </w:r>
      </w:ins>
      <w:del w:id="52" w:author="Tyler Steven Coleman" w:date="2022-12-05T18:12:00Z">
        <w:r w:rsidRPr="00194654" w:rsidDel="0071404B">
          <w:rPr>
            <w:rFonts w:cstheme="minorHAnsi"/>
            <w:color w:val="000000" w:themeColor="text1"/>
          </w:rPr>
          <w:delText xml:space="preserve"> </w:delText>
        </w:r>
        <w:r w:rsidRPr="00194654" w:rsidDel="0071404B">
          <w:rPr>
            <w:rFonts w:cstheme="minorHAnsi"/>
            <w:color w:val="000000" w:themeColor="text1"/>
          </w:rPr>
          <w:fldChar w:fldCharType="begin"/>
        </w:r>
        <w:r w:rsidRPr="00194654" w:rsidDel="0071404B">
          <w:rPr>
            <w:rFonts w:cstheme="minorHAnsi"/>
            <w:color w:val="000000" w:themeColor="text1"/>
          </w:rPr>
          <w:delInstrText xml:space="preserve"> ADDIN ZOTERO_ITEM CSL_CITATION {"citationID":"1y2ia9Rr","properties":{"formattedCitation":"(Davies et al., 2000, 2004; Escribano-Avila et al., 2018; Estrada &amp; Fleming, 1986; C. M. Herrera, 1985)","plainCitation":"(Davies et al., 2000, 2004; Escribano-Avila et al., 2018; Estrada &amp; Fleming, 1986; C. M. Herrera, 1985)","noteIndex":0},"citationItems":[{"id":101,"uris":["http://zotero.org/users/local/ud9bfypS/items/XRZ8NZV8"],"itemData":{"id":101,"type":"article-journal","abstract":"Theory suggests that species with particular traits are at greater risk of extinction than others. We assumed that a decline in abundance in forest fragments, compared to continuous forest, equated to an increase in extinction risk. We then tested the relationships between five traits of species and decline in abundance for 69 beetle species in an experimentally fragmented forest landscape at Mt. Wog Wog in southeastern Australia. The experiment was controlled and replicated. Monitoring ran for two years before forest fragmentation; in this paper, we examine data for five years postfragmentation. We tested five hypotheses: (1) Species that occur naturally at low abundance are more likely to decline as a result of fragmentation than are abundant species. (2) Isolated species are more likely to decline than species that are not isolated. (3) Large species are more likely to decline than small species. (4) Species in trophic groups at the top end of food chains are more likely to decline than species in trophic groups lower in the food chain. (5) Because traits are often shared by related species, populations of more closely related species will respond in the same way. We found that: (1) rare species were more likely to decline than abundant species; (2) isolated species were more likely to decline than species that were not isolated; (3) body size was not correlated with response to fragmentation; (4) among species that declined, predators declined most; and (5) taxonomically related species did not respond in the same way to fragmentation. Thus, our results confirm theories predicting that isolated, rare, or predaceous species will be lost first from fragmented landscapes.","container-title":"Ecology","DOI":"10.1890/0012-9658(2000)081[1450:WTOSPP]2.0.CO;2","ISSN":"1939-9170","issue":"5","language":"en","note":"_eprint: https://onlinelibrary.wiley.com/doi/pdf/10.1890/0012-9658%282000%29081%5B1450%3AWTOSPP%5D2.0.CO%3B2","page":"1450-1461","source":"Wiley Online Library","title":"Which Traits of Species Predict Population Declines in Experimental Forest Fragments?","volume":"81","author":[{"family":"Davies","given":"Kendi F."},{"family":"Margules","given":"Chris R."},{"family":"Lawrence","given":"John F."}],"issued":{"date-parts":[["2000"]]}}},{"id":99,"uris":["http://zotero.org/users/local/ud9bfypS/items/7JECGBXR"],"itemData":{"id":99,"type":"article-journal","abstract":"Theory and empirical evidence have long suggested that some species are extremely vulnerable to extinction because they have combinations of extinction promoting traits. However, ecologists have not considered whether the form of the relationship between traits is additive (not synergistic) or nonadditive (synergistic). We looked at how traits and their interactions were related to the difference in species' population growth rates between experimentally fragmented forest and continuous forest. Two traits acted synergistically; natural abundance and degree of specialization interacted so that beetle species that were rare and specialized had a greater reduction in their growth rates in fragments, compared to continuous forest, than the sum of the reductions in growth rates attributable to these traits. In other words, species that were both rare and specialized were especially vulnerable to extinction. From a conservation perspective, an implication of our findings is that making predictions about extinction risk from a single trait, like abundance or population variability, may be risky because traits may act synergistically rendering species more, or less, vulnerable than predicted by that single trait. There is currently a great deal of interest in which traits predict the sensitivity of species to a given threat, but if we are going to look at risks in this way, then we also need to consider how traits interact, because this can alter the vulnerability of species.","container-title":"Ecology","DOI":"10.1890/03-0110","ISSN":"1939-9170","issue":"1","language":"en","note":"_eprint: https://onlinelibrary.wiley.com/doi/pdf/10.1890/03-0110","page":"265-271","source":"Wiley Online Library","title":"A Synergistic Effect Puts Rare, Specialized Species at Greater Risk of Extinction","volume":"85","author":[{"family":"Davies","given":"Kendi F."},{"family":"Margules","given":"Chris R."},{"family":"Lawrence","given":"John F."}],"issued":{"date-parts":[["2004"]]}}},{"id":108,"uris":["http://zotero.org/users/local/ud9bfypS/items/ZKBTV7N2"],"itemData":{"id":108,"type":"chapter","abstract":"Seed dispersal mediated by animals is a pivotal ecological interaction in the tropics. Despite a long tradition of tropical seed dispersal studies, only recently the drivers of the structure of seed dispersal networks are beginning to be uncovered at macroecological scales. The knowledge on tropical seed dispersal comes mainly from avian dispersal studies in the Neotropics while other frugivores and tropical regions are strongly understudied. The networks sampled with a combination of visitation census and seed recovery from feces seem more reliable of the number of detected links and web asymmetry than networks based on a single method. Our review reveals that keystone species in most networks share a set of functional traits likely influenced by species phylogeny. Woody plants bearing small berries (in the Melastomataceae, Myrtaceae, Moraceae, and Urticaceae families) were the most frequent keystone plants whereas two groups of keystone animals could be identified, namely: small obligate frugivores (Pipridae and Thraupidae) and large animals including a variety of taxonomic groups such as cracids, rodents, monkeys, and megafauna. Large keystone species tend to face a higher extinction risk leading to a concern on the sustainability of the dispersal services they provide, mainly to large-seeded plant species that are essential to ecosystem functioning.","container-title":"Ecological Networks in the Tropics: An Integrative Overview of Species Interactions from Some of the Most Species-Rich Habitats on Earth","event-place":"Cham","ISBN":"978-3-319-68228-0","language":"en","note":"DOI: 10.1007/978-3-319-68228-0_7","page":"93-110","publisher":"Springer International Publishing","publisher-place":"Cham","source":"Springer Link","title":"Tropical Seed Dispersal Networks: Emerging Patterns, Biases, and Keystone Species Traits","title-short":"Tropical Seed Dispersal Networks","URL":"https://doi.org/10.1007/978-3-319-68228-0_7","author":[{"family":"Escribano-Avila","given":"Gema"},{"family":"Lara-Romero","given":"Carlos"},{"family":"Heleno","given":"Ruben"},{"family":"Traveset","given":"Anna"}],"editor":[{"family":"Dáttilo","given":"Wesley"},{"family":"Rico-Gray","given":"Victor"}],"accessed":{"date-parts":[["2021",10,23]]},"issued":{"date-parts":[["2018"]]}}},{"id":132,"uris":["http://zotero.org/users/local/ud9bfypS/items/EY5MJCDT"],"itemData":{"id":132,"type":"book","abstract":"A wide variety of plants, ranging in size from forest floor herbs to giant canopy trees, rely on animals to disperse their seeds. Typical values of the proportion of tropical vascular plants that produce fleshy fruits and have animal-dispersed seeds range from 50-90%, depending on habitat. In this section, the authors discuss this mutualism from the plant's perspective. Herrera begins by challenging the notion that plant traits traditionally interpreted as being the product of fruit-frugivore coevolution really are the outcome of a response-counter-response kind of evolutionary process. He uses examples of congeneric plants living in very different biotic and abiotic environments and whose fossilizable characteristics have not changed over long periods of time to argue that there exists little or no basis for assuming that gradualistic change and environmental tracking characterizes the interactions between plants and their vertebrate seed dispersers. A common theme that runs through the papers by Herrera, Denslow et at. , and Stiles and White is the importance of the 'fruiting environment' (i. e. the spatial relationships of conspecific and non-conspecific fruiting plants) on rates of fruit removal and patterns of seed rain. Herrera and Denslow et at. point out that this environment is largely outside the control of individual plant species and, as a result, closely coevolved interactions between vertebrates and plants are unlikely to evolve.","collection-title":"Tasks for Vegetation Science","ISBN":"978-90-6193-543-8","language":"en","note":"DOI: 10.1007/978-94-009-4812-9","publisher":"Springer Netherlands","source":"www.springer.com","title":"Frugivores and seed dispersal","URL":"https://www.springer.com/gp/book/9789061935438","editor":[{"family":"Estrada","given":"Alejandro"},{"family":"Fleming","given":"T. H."}],"accessed":{"date-parts":[["2021",10,24]]},"issued":{"date-parts":[["1986"]]}}},{"id":131,"uris":["http://zotero.org/users/local/ud9bfypS/items/F2SKG2W6"],"itemData":{"id":131,"type":"article-journal","abstract":"Patterns contradicting expectations from earlier coevolutionary models, and the observation that optimality and fine scale adjustments are conspicuously absent in many instances, suggest that coevolved, interdependent plant-vertebrate seed dispersal systems are, at best, very rare in nature. Weak selective pressures of dispersers on plants, temporal and spatial unpredictability of favourable germination sites and disperser behaviour, extensive plant gene flow derived from distant seed dispersal and frequent dioecy, and slow evolutionary rates relative to recurrence of environmental perturbations (animal species' extinctions), all combine to render close coevolution between particular plant and disperser species unlikely. Slower species turnover of woody plants over geological time relative to vertebrate disperses may have favoured a sort of very coarse diffuse coevolution, through long-lived plant species having acted as \"carriers\" of information through evolutionary time. This may suffice to explain patterns of successful plant-disperser interaction commonly observed not only in natural habitats, but also in artificial systems recently assembled by man and lacking a common historical background to participant organisms. This background is indispensable for non-diffuse, species-to-species coevolution to have actually taken place.","container-title":"Oikos","DOI":"10.2307/3544054","ISSN":"0030-1299","issue":"1","note":"publisher: [Nordic Society Oikos, Wiley]","page":"132-141","source":"JSTOR","title":"Determinants of Plant-Animal Coevolution: The Case of Mutualistic Dispersal of Seeds by Vertebrates","title-short":"Determinants of Plant-Animal Coevolution","volume":"44","author":[{"family":"Herrera","given":"Carlos M."}],"issued":{"date-parts":[["1985"]]}}}],"schema":"https://github.com/citation-style-language/schema/raw/master/csl-citation.json"} </w:delInstrText>
        </w:r>
        <w:r w:rsidRPr="00194654" w:rsidDel="0071404B">
          <w:rPr>
            <w:rFonts w:cstheme="minorHAnsi"/>
            <w:color w:val="000000" w:themeColor="text1"/>
          </w:rPr>
          <w:fldChar w:fldCharType="separate"/>
        </w:r>
        <w:r w:rsidRPr="00194654" w:rsidDel="0071404B">
          <w:rPr>
            <w:rFonts w:cstheme="minorHAnsi"/>
            <w:color w:val="000000" w:themeColor="text1"/>
          </w:rPr>
          <w:delText>(Davies et al., 2000, 2004; Escribano-Avila et al., 2018; Estrada &amp; Fleming, 1986; C. M. Herrera, 1985)</w:delText>
        </w:r>
        <w:r w:rsidRPr="00194654" w:rsidDel="0071404B">
          <w:rPr>
            <w:rFonts w:cstheme="minorHAnsi"/>
            <w:color w:val="000000" w:themeColor="text1"/>
          </w:rPr>
          <w:fldChar w:fldCharType="end"/>
        </w:r>
      </w:del>
      <w:r w:rsidRPr="00194654">
        <w:rPr>
          <w:rFonts w:cstheme="minorHAnsi"/>
          <w:color w:val="000000" w:themeColor="text1"/>
        </w:rPr>
        <w:t xml:space="preserve">. </w:t>
      </w:r>
      <w:r>
        <w:rPr>
          <w:rFonts w:cstheme="minorHAnsi"/>
          <w:color w:val="000000" w:themeColor="text1"/>
        </w:rPr>
        <w:t>In forested tropical ecosystems, asymmetric</w:t>
      </w:r>
      <w:del w:id="53" w:author="Tyler Steven Coleman" w:date="2022-12-08T23:55:00Z">
        <w:r w:rsidDel="00F144CE">
          <w:rPr>
            <w:rFonts w:cstheme="minorHAnsi"/>
            <w:color w:val="000000" w:themeColor="text1"/>
          </w:rPr>
          <w:delText>al</w:delText>
        </w:r>
      </w:del>
      <w:r w:rsidRPr="00194654">
        <w:rPr>
          <w:rFonts w:cstheme="minorHAnsi"/>
          <w:color w:val="000000" w:themeColor="text1"/>
        </w:rPr>
        <w:t xml:space="preserve"> </w:t>
      </w:r>
      <w:r>
        <w:rPr>
          <w:rFonts w:cstheme="minorHAnsi"/>
          <w:color w:val="000000" w:themeColor="text1"/>
        </w:rPr>
        <w:t>d</w:t>
      </w:r>
      <w:r w:rsidR="009106BD" w:rsidRPr="00194654">
        <w:rPr>
          <w:rFonts w:cstheme="minorHAnsi"/>
          <w:color w:val="000000" w:themeColor="text1"/>
        </w:rPr>
        <w:t>eclines in frugivorous animal populations</w:t>
      </w:r>
      <w:r>
        <w:rPr>
          <w:rFonts w:cstheme="minorHAnsi"/>
          <w:color w:val="000000" w:themeColor="text1"/>
        </w:rPr>
        <w:t xml:space="preserve"> with habitat fragmentation</w:t>
      </w:r>
      <w:r w:rsidR="0007439C" w:rsidRPr="0007439C">
        <w:rPr>
          <w:rFonts w:cstheme="minorHAnsi"/>
          <w:color w:val="000000" w:themeColor="text1"/>
        </w:rPr>
        <w:t xml:space="preserve"> </w:t>
      </w:r>
      <w:r w:rsidR="0007439C" w:rsidRPr="00194654">
        <w:rPr>
          <w:rFonts w:cstheme="minorHAnsi"/>
          <w:color w:val="000000" w:themeColor="text1"/>
        </w:rPr>
        <w:t xml:space="preserve">is hypothesized to </w:t>
      </w:r>
      <w:r w:rsidR="0007439C">
        <w:rPr>
          <w:rFonts w:cstheme="minorHAnsi"/>
          <w:color w:val="000000" w:themeColor="text1"/>
        </w:rPr>
        <w:t xml:space="preserve">negatively </w:t>
      </w:r>
      <w:r w:rsidR="0007439C" w:rsidRPr="00194654">
        <w:rPr>
          <w:rFonts w:cstheme="minorHAnsi"/>
          <w:color w:val="000000" w:themeColor="text1"/>
        </w:rPr>
        <w:t xml:space="preserve">impact </w:t>
      </w:r>
      <w:r w:rsidR="0007439C">
        <w:rPr>
          <w:rFonts w:cstheme="minorHAnsi"/>
          <w:color w:val="000000" w:themeColor="text1"/>
        </w:rPr>
        <w:t>biodiversity, particularly</w:t>
      </w:r>
      <w:r w:rsidR="0007439C" w:rsidRPr="00194654">
        <w:rPr>
          <w:rFonts w:cstheme="minorHAnsi"/>
          <w:color w:val="000000" w:themeColor="text1"/>
        </w:rPr>
        <w:t xml:space="preserve"> when some fruits </w:t>
      </w:r>
      <w:del w:id="54" w:author="Tyler Steven Coleman" w:date="2022-12-08T23:56:00Z">
        <w:r w:rsidR="0007439C" w:rsidRPr="00194654" w:rsidDel="00F144CE">
          <w:rPr>
            <w:rFonts w:cstheme="minorHAnsi"/>
            <w:color w:val="000000" w:themeColor="text1"/>
          </w:rPr>
          <w:delText xml:space="preserve">can </w:delText>
        </w:r>
      </w:del>
      <w:ins w:id="55" w:author="Tyler Steven Coleman" w:date="2022-12-08T23:56:00Z">
        <w:r w:rsidR="00F144CE">
          <w:rPr>
            <w:rFonts w:cstheme="minorHAnsi"/>
            <w:color w:val="000000" w:themeColor="text1"/>
          </w:rPr>
          <w:t>are</w:t>
        </w:r>
        <w:r w:rsidR="00F144CE" w:rsidRPr="00194654">
          <w:rPr>
            <w:rFonts w:cstheme="minorHAnsi"/>
            <w:color w:val="000000" w:themeColor="text1"/>
          </w:rPr>
          <w:t xml:space="preserve"> </w:t>
        </w:r>
      </w:ins>
      <w:r w:rsidR="0007439C" w:rsidRPr="00194654">
        <w:rPr>
          <w:rFonts w:cstheme="minorHAnsi"/>
          <w:color w:val="000000" w:themeColor="text1"/>
        </w:rPr>
        <w:t xml:space="preserve">only </w:t>
      </w:r>
      <w:del w:id="56" w:author="Tyler Steven Coleman" w:date="2022-12-08T23:56:00Z">
        <w:r w:rsidR="0007439C" w:rsidRPr="00194654" w:rsidDel="00F144CE">
          <w:rPr>
            <w:rFonts w:cstheme="minorHAnsi"/>
            <w:color w:val="000000" w:themeColor="text1"/>
          </w:rPr>
          <w:delText xml:space="preserve">be </w:delText>
        </w:r>
      </w:del>
      <w:r w:rsidR="0007439C" w:rsidRPr="00194654">
        <w:rPr>
          <w:rFonts w:cstheme="minorHAnsi"/>
          <w:color w:val="000000" w:themeColor="text1"/>
        </w:rPr>
        <w:t>dispersed by a subset of dispersers</w:t>
      </w:r>
      <w:r w:rsidR="00253854">
        <w:rPr>
          <w:rFonts w:cstheme="minorHAnsi"/>
          <w:color w:val="000000" w:themeColor="text1"/>
        </w:rPr>
        <w:t xml:space="preserve"> </w:t>
      </w:r>
      <w:r w:rsidR="009106BD" w:rsidRPr="00194654">
        <w:rPr>
          <w:rFonts w:cstheme="minorHAnsi"/>
          <w:color w:val="000000" w:themeColor="text1"/>
        </w:rPr>
        <w:fldChar w:fldCharType="begin"/>
      </w:r>
      <w:r w:rsidR="00F238ED">
        <w:rPr>
          <w:rFonts w:cstheme="minorHAnsi"/>
          <w:color w:val="000000" w:themeColor="text1"/>
        </w:rPr>
        <w:instrText xml:space="preserve"> ADDIN ZOTERO_ITEM CSL_CITATION {"citationID":"tERpaLKd","properties":{"formattedCitation":"(Carpenter et al., 2018; Carvalho et al., 2021; Case &amp; Tarwater, 2020; Caves et al., 2013; Jordano et al., 2007; Mokany et al., 2014; Naniwadekar et al., 2019; Rumeu et al., 2017)","plainCitation":"(Carpenter et al., 2018; Carvalho et al., 2021; Case &amp; Tarwater, 2020; Caves et al., 2013; Jordano et al., 2007; Mokany et al., 2014; Naniwadekar et al., 2019; Rumeu et al., 2017)","noteIndex":0},"citationItems":[{"id":6,"uris":["http://zotero.org/users/local/ud9bfypS/items/T4YSYK59"],"itemData":{"id":6,"type":"article-journal","abstract":"Understanding the mutualistic services provided by species is critical when considering both the consequences of their loss or the benefits of their reintroduction. Like many other Pacific islands, New Zealand seed dispersal networks have been changed by both significant losses of large frugivorous birds and the introduction of invasive mammals. These changes are particularly concerning when important dispersers remain unidentified. We tested the impact of frugivore declines and invasive seed predators on seed dispersal for an endemic tree, hinau Elaeocarpus dentatus, by comparing seed dispersal and predation rates on the mainland of New Zealand with offshore sanctuary islands with higher bird and lower mammal numbers. We used cameras and seed traps to measure predation and dispersal from the ground and canopy, respectively. We found that canopy fruit handling rates (an index of dispersal quantity) were poor even on island sanctuaries (only 14% of seeds captured below parent trees on islands had passed through a bird), which suggests that hinau may be adapted for ground-based dispersal by flightless birds. Ground-based dispersal of hinau was low on the New Zealand mainland compared to sanctuary islands (4% of seeds dispersed on the mainland vs. 76% dispersed on islands), due to low frugivore numbers. A flightless endemic rail (Gallirallus australis) conducted the majority of ground-based fruit removal on islands. Despite being threatened, this rail is controversial in restoration projects because of its predatory impacts on native fauna. Our study demonstrates the importance of testing which species perform important mutualistic services, rather than simply relying on logical assumptions.","container-title":"Ecology and Evolution","DOI":"10.1002/ece3.4157","ISSN":"2045-7758","issue":"12","language":"en","note":"_eprint: https://onlinelibrary.wiley.com/doi/pdf/10.1002/ece3.4157","page":"5992-6004","source":"Wiley Online Library","title":"Introduction of mammalian seed predators and the loss of an endemic flightless bird impair seed dispersal of the New Zealand tree Elaeocarpus dentatus","volume":"8","author":[{"family":"Carpenter","given":"Joanna K."},{"family":"Kelly","given":"Dave"},{"family":"Moltchanova","given":"Elena"},{"family":"O'Donnell","given":"Colin F. J."}],"issued":{"date-parts":[["2018"]]}}},{"id":216,"uris":["http://zotero.org/users/local/ud9bfypS/items/CGBEZ9MI"],"itemData":{"id":216,"type":"article-journal","abstract":"The world-wide decline in populations of large-bodied vertebrates due to deforestation and poaching threatens the persistence of animal-dispersed plants by reducing long-distance seed dispersal and generating aggregated seed rain patterns. We evaluated whether the composition of maternal trees contributing to the seed rain is also impacted by the loss of large frugivores. By combining molecular tools with a thorough sampling of the frugivore-generated seed rain we quantified the number of seeds, richness of maternal progenies and number of maternal effective alleles in the seed rain of a tropical palm Euterpe edulis across ten Atlantic Forest remnants with varying levels of avian defaunation and density of palm conspecifics. Forest structure in defaunated areas was characterized by higher canopy openness. Defaunation did not affect the number of seeds dispersed or of effective alleles, but, together with palm density, was associated with higher numbers of maternal genotypes in the seed rain. This result suggests that medium-sized birds may play an important role in mixing maternal genotypes where large-sized frugivores have been extirpated. Defaunation, however, impacted the spatial distribution of seeds, with deposition sites in avian depauperated forests less likely to receive at least one seed. Synthesis. Our study suggests that medium-sized frugivores contribute to maintaining the quantitative component of seed dispersal and local genetic diversity of a threatened tropical palm in human degraded forests and, therefore, may be important for guaranteeing the persistence of remnant animal-dispersed plant populations under scenarios of rapid environmental change. The loss of large-bodied frugivores, however, can disrupt longer dispersal events and strengthen the dispersal spatial limitation, with consequences for plant spatial distribution and fine-scale genetic structure at the population level.","container-title":"Journal of Ecology","DOI":"10.1111/1365-2745.13534","ISSN":"1365-2745","issue":"2","language":"en","note":"_eprint: https://onlinelibrary.wiley.com/doi/pdf/10.1111/1365-2745.13534","page":"1055-1067","source":"Wiley Online Library","title":"Extant fruit-eating birds promote genetically diverse seed rain, but disperse to fewer sites in defaunated tropical forests","volume":"109","author":[{"family":"Carvalho","given":"Carolina da Silva"},{"family":"García","given":"Cristina"},{"family":"Lucas","given":"Marília Souza"},{"family":"Jordano","given":"Pedro"},{"family":"Côrtes","given":"Marina Corrêa"}],"issued":{"date-parts":[["2021"]]}}},{"id":80,"uris":["http://zotero.org/users/local/ud9bfypS/items/PSUIVG5L"],"itemData":{"id":80,"type":"article-journal","abstract":"The extinction and introduction of species can alter ecological processes owing to the loss or gain of species roles. In vertebrate-dependent seed dispersal, mutualisms between frugivores and fruiting plants depend, in part, on matching of functional traits. High species turnover of frugivores has occurred on the Hawaiian Islands, owing to both the loss of native frugivores and the introduction of a new suite of frugivores. How this turnover has altered the functional traits of frugivores and the potential impacts on seed dispersal remain unclear. We investigated how avian frugivore traits differed between historic and modern assemblages of the Hawaiian Islands. We also tested how traits shifted within foraging guilds (ground vs. arboreal) to distinguish potential impacts on plants within low versus high forest strata. Compared to historic frugivores, the modern assemblage is smaller in gape width and body mass in both ground and arboreal guilds. Wing shape did not significantly change between assemblages. From the results, we postulate that changes in the frugivore community have likely altered seed dispersal processes by reducing (a) the size of seeds consumed, (b) frugivory rates per animal and (c) seed dispersal distances. Owing to seed size placing strong constraints on consumption, we reviewed recent studies on frugivory by modern birds in the Hawaiian Islands and compared the size of seeds consumed versus seeds available. We found that larger-seeded plants (&gt;8.1 mm seed width) were not consumed by modern birds and were more likely to be of conservation risk compared to smaller-seeded plants. Consequently, dispersal limitation may threaten Hawaiian plant communities, with larger-seeded plants at greatest risk of extinction. Broadly, we show that extensive turnover within assemblages may lead to significant changes in functional traits, with potential knock-on effects for mutualistic interactions and communities. A free Plain Language Summary can be found within the Supporting Information of this article.","container-title":"Functional Ecology","DOI":"10.1111/1365-2435.13670","ISSN":"1365-2435","issue":"12","language":"en","note":"_eprint: https://onlinelibrary.wiley.com/doi/pdf/10.1111/1365-2435.13670","page":"2467-2476","source":"Wiley Online Library","title":"Functional traits of avian frugivores have shifted following species extinction and introduction in the Hawaiian Islands","volume":"34","author":[{"family":"Case","given":"Samuel B."},{"family":"Tarwater","given":"Corey E."}],"issued":{"date-parts":[["2020"]]}}},{"id":89,"uris":["http://zotero.org/users/local/ud9bfypS/items/J8DPDGVP"],"itemData":{"id":89,"type":"article-journal","abstract":"In healthy forests, vertebrate frugivores move seeds from intact to degraded forests, aiding in the passive regeneration of degraded forests. Yet vertebrate frugivores are declining around the world, and little is known about the impact of this loss on regeneration of degraded areas. Here, we use a unique natural experiment to assess how complete vertebrate frugivore loss affects native seed rain in degraded forest. All native vertebrate frugivores (which were primarily avian frugivores) have been functionally extirpated from the island of Guam by the invasive brown tree snake (Boiga irregularis), whereas the nearby island of Saipan has a relatively intact vertebrate frugivore community. We captured seed rain along transects extending from intact into degraded forest and compared the species richness, density and condition of the seed rain from native bird-dispersed tree species between the two islands. Considering seeds from native bird-dispersed species, approximately 1.66 seeds landed per 26 days in each square meter of degraded forest on Saipan, whereas zero seeds landed per 26 days per square meter in degraded forest on Guam. Additionally, on Saipan, 69% of native bird-dispersed seeds in intact forest and 77% of seeds in degraded forest lacked fleshy fruit pulp, suggesting ingestion by birds, compared to 0% of all seeds on Guam. Our results show an absence of seed rain in degraded forests on Guam, correlated with the absence of birds, whereas on Saipan, frugivorous birds regularly disperse seeds into degraded forests, providing a mechanism for re-colonization by native plants. These results suggest that loss of frugivores will slow regeneration of degraded forests on Guam.","container-title":"PLOS ONE","DOI":"10.1371/journal.pone.0065618","ISSN":"1932-6203","issue":"5","journalAbbreviation":"PLOS ONE","language":"en","note":"publisher: Public Library of Science","page":"e65618","source":"PLoS Journals","title":"Natural Experiment Demonstrates That Bird Loss Leads to Cessation of Dispersal of Native Seeds from Intact to Degraded Forests","volume":"8","author":[{"family":"Caves","given":"Eleanor M."},{"family":"Jennings","given":"Summer B."},{"family":"HilleRisLambers","given":"Janneke"},{"family":"Tewksbury","given":"Joshua J."},{"family":"Rogers","given":"Haldre S."}],"issued":{"date-parts":[["2013",5,31]]}}},{"id":95,"uris":["http://zotero.org/users/local/ud9bfypS/items/ZASY7VDH"],"itemData":{"id":95,"type":"article-journal","abstract":"Frugivores are highly variable in their contribution to fruit removal in plant populations. However, data are lacking on species-specific variation in two central aspects of seed dispersal, distance of dispersal and probability of dispersal among populations through long-distance transport. We used DNA-based genotyping techniques on Prunus mahaleb seeds dispersed by birds (small- and medium-sized passerines) and carnivorous mammals to infer each seed's source tree, dispersal distance, and the probability of having originated from outside the study population. Small passerines dispersed most seeds short distances (50% dispersed &lt;51 m from source trees) and into covered microhabitats. Mammals and medium-sized birds dispersed seeds long distances (50% of mammals dispersed seeds &gt;495 m, and 50% of medium-sized birds dispersed seeds to &gt;110 m) and mostly into open microhabitats. Thus, dispersal distance and microhabitat of seed deposition were linked through the contrasting behaviors of different frugivores. When the quantitative contribution to fruit removal was accounted for, mammals were responsible for introducing two-thirds of the immigrant seeds into the population, whereas birds accounted for one-third. Our results demonstrate that frugivores differ widely in their effects on seed-mediated gene flow. Despite highly diverse coteries of mutualistic frugivores dispersing seeds, critical long-distance dispersal events might rely on a small subset of large species. Population declines of these key frugivore species may seriously impair seed-mediated gene flow in fragmented landscapes by truncating the long-distance events and collapsing seed arrival to a restricted subset of available microsites.","container-title":"Proceedings of the National Academy of Sciences","DOI":"10.1073/pnas.0606793104","ISSN":"0027-8424, 1091-6490","issue":"9","journalAbbreviation":"PNAS","language":"en","license":"© 2007 by The National Academy of Sciences of the USA","note":"publisher: National Academy of Sciences\nsection: Biological Sciences\nPMID: 17360638","page":"3278-3282","source":"www.pnas.org","title":"Differential contribution of frugivores to complex seed dispersal patterns","volume":"104","author":[{"family":"Jordano","given":"P."},{"family":"García","given":"C."},{"family":"Godoy","given":"J. A."},{"family":"García-Castaño","given":"J. L."}],"issued":{"date-parts":[["2007",2,27]]}}},{"id":86,"uris":["http://zotero.org/users/local/ud9bfypS/items/5PPU2Q3A"],"itemData":{"id":86,"type":"article-journal","abstract":"The capacity of species to track shifting climates into the future will strongly influence outcomes for biodiversity under a rapidly changing climate. However, we know remarkably little about the dispersal abilities of most species and how these may be influenced by climate change. Here we show that climate change is projected to substantially reduce the seed dispersal services provided by frugivorous vertebrates in rainforests across the Australian Wet Tropics. Our model projections show reductions in both median and long-distance seed dispersal, which may markedly reduce the capacity of many rainforest plant species to track shifts in suitable habitat under climate change. However, our analyses suggest that active management to maintain the abundances of a small set of important frugivores under climate change could markedly reduce the projected loss of seed dispersal services and facilitate shifting distributions of rainforest plant species.","container-title":"Nature Communications","DOI":"10.1038/ncomms4971","ISSN":"2041-1723","issue":"1","journalAbbreviation":"Nat Commun","language":"en","license":"2014 Nature Publishing Group, a division of Macmillan Publishers Limited. All Rights Reserved.","note":"Bandiera_abtest: a\nCg_type: Nature Research Journals\nnumber: 1\nPrimary_atype: Research\npublisher: Nature Publishing Group\nSubject_term: Biodiversity;Climate-change ecology;Seed distribution\nSubject_term_id: biodiversity;climate-change-ecology;seed-distribution","page":"3971","source":"www.nature.com","title":"Loss of frugivore seed dispersal services under climate change","volume":"5","author":[{"family":"Mokany","given":"Karel"},{"family":"Prasad","given":"Soumya"},{"family":"Westcott","given":"David A."}],"issued":{"date-parts":[["2014",5,27]]}}},{"id":92,"uris":["http://zotero.org/users/local/ud9bfypS/items/9QHALI4G"],"itemData":{"id":92,"type":"article-journal","abstract":"While large avian frugivores are known to be key dispersers for large-seeded tree species, their role in community-wide plant-disperser networks is still poorly known. Large avian frugivores are also among the most threatened due to anthropogenic impacts. We evaluated the role of large avian frugivores in a plant-disperser community by (a) determining whether the plant-disperser community was modular, with a distinct community of large frugivores (thereby highlighting their importance), (b) determining relative qualitative and quantitative roles played by large-bodied frugivores vis-à-vis other frugivores and (c) determining impacts of large-bodied frugivore loss on the plant-disperser community. The study was carried out at a tropical forest site in north-east India, which is part of the Eastern Himalaya Biodiversity Hotspot. We collected tree watch data (20:55 hr) from 46 tree species, which represented 85% of tree species that are predominantly bird-dispersed in the area. We found that the plant-disperser community was modular, with a distinct module of large-seeded tree species and large frugivores. Intermediate-sized frugivores such as barbets and bulbuls were the most connected, while large-sized frugivores, such as hornbills and imperial pigeons, were moderately well connected. Qualitative and quantitative roles played by different dispersers varied across the gradient of frugivore body size. Hornbills, the largest avian frugivores, consumed a significantly greater number of fruits and swallowed larger proportions of fruits compared with other avian groups. In comparison with similar-sized frugivores, imperial pigeons fed on larger-sized fruits, highlighting their importance for dispersal of large-seeded plants. Under simulated extinction scenarios, larger extinction cascades were not necessarily caused by larger frugivores; however, extinctions of certain large-bodied frugivores (hornbills, imperial pigeons) caused extinction cascades. Integrating information from networks and seed dispersal effectiveness approaches enabled a better understanding of large frugivore role in a plant-disperser community. While large-bodied frugivores may not be playing a central role in plant-disperser communities, they are crucial as seed dispersal service providers for large-seeded plants. In conjunction with the reported local extinctions of large frugivores like hornbills from the south Asian region, this study’s findings highlight the irreplaceable quantitative and qualitative impacts that tropical plant communities are likely to experience in the future.","container-title":"Journal of Animal Ecology","DOI":"10.1111/1365-2656.13005","ISSN":"1365-2656","issue":"8","language":"en","note":"_eprint: https://onlinelibrary.wiley.com/doi/pdf/10.1111/1365-2656.13005","page":"1250-1262","source":"Wiley Online Library","title":"Large frugivores matter: Insights from network and seed dispersal effectiveness approaches","title-short":"Large frugivores matter","volume":"88","author":[{"family":"Naniwadekar","given":"Rohit"},{"family":"Chaplod","given":"Saniya"},{"family":"Datta","given":"Aparajita"},{"family":"Rathore","given":"Akanksha"},{"family":"Sridhar","given":"Hari"}],"issued":{"date-parts":[["2019"]]}}},{"id":83,"uris":["http://zotero.org/users/local/ud9bfypS/items/C2EIG3JR"],"itemData":{"id":83,"type":"article-journal","abstract":"The ongoing biodiversity crisis entails the concomitant loss of species and the ecological services they provide. Global defaunation, and particularly the loss of frugivores, may negatively affect the seed dispersal of fleshy-fruited plant species, with predictable stronger impacts in simplified communities such as those on oceanic islands. However, logistical difficulties have hindered the experimental and theoretical need to disentangle the roles of species identity, richness (i.e. number of species) and abundance. Consequently, studies to date have focused exclusively on the loss of species richness leaving us largely ignorant regarding how species identity and abundance affect the loss of ecosystem functions. Here, we applied a network approach to disentangle the effects of disperser abundance, richness and identity on the seed dispersal service provided by frugivores to the Galapagos plant community. We found that both abundance and richness of the dispersers significantly affect the function of seed dispersal and that richness becomes increasingly important as disperser abundance declines. Extinction simulations revealed that the order of species loss has profound implications to the plant community. On the one hand, abundant generalist dispersers like the Galapagos lizards, can mitigate the loss of specialized dispersers. On the other hand, specific threats affecting key dispersers can lead to the rapid collapse of the community-level dispersal services. Our results suggest that the identity of the disperser species lost can have a large effect on the number of plant species dispersed, and generalist species are essential to the persistence of the community dispersal service. Both abundance and species richness of seed dispersers are key and synergistic drivers of the number of plant species dispersed. Consequently, the coupled negative effect of population declines and species extinctions in frugivore assemblages may lead to an accelerated loss of the seed dispersal function. plain language summary is available for this article.","container-title":"Functional Ecology","DOI":"10.1111/1365-2435.12897","ISSN":"1365-2435","issue":"10","language":"en","note":"_eprint: https://onlinelibrary.wiley.com/doi/pdf/10.1111/1365-2435.12897","page":"1910-1920","source":"Wiley Online Library","title":"Predicting the consequences of disperser extinction: richness matters the most when abundance is low","title-short":"Predicting the consequences of disperser extinction","volume":"31","author":[{"family":"Rumeu","given":"Beatriz"},{"family":"Devoto","given":"Mariano"},{"family":"Traveset","given":"Anna"},{"family":"Olesen","given":"Jens M."},{"family":"Vargas","given":"Pablo"},{"family":"Nogales","given":"Manuel"},{"family":"Heleno","given":"Ruben"}],"issued":{"date-parts":[["2017"]]}}}],"schema":"https://github.com/citation-style-language/schema/raw/master/csl-citation.json"} </w:instrText>
      </w:r>
      <w:r w:rsidR="009106BD" w:rsidRPr="00194654">
        <w:rPr>
          <w:rFonts w:cstheme="minorHAnsi"/>
          <w:color w:val="000000" w:themeColor="text1"/>
        </w:rPr>
        <w:fldChar w:fldCharType="separate"/>
      </w:r>
      <w:r w:rsidR="00F238ED">
        <w:rPr>
          <w:rFonts w:cstheme="minorHAnsi"/>
          <w:color w:val="000000" w:themeColor="text1"/>
        </w:rPr>
        <w:t xml:space="preserve">(Carpenter et al., 2018; Carvalho et al., 2021; Case &amp; Tarwater, 2020; Caves et al., 2013; Jordano et al., 2007; Mokany et al., 2014; Naniwadekar et </w:t>
      </w:r>
      <w:r w:rsidR="00F238ED">
        <w:rPr>
          <w:rFonts w:cstheme="minorHAnsi"/>
          <w:color w:val="000000" w:themeColor="text1"/>
        </w:rPr>
        <w:lastRenderedPageBreak/>
        <w:t>al., 2019; Rumeu et al., 2017)</w:t>
      </w:r>
      <w:r w:rsidR="009106BD" w:rsidRPr="00194654">
        <w:rPr>
          <w:rFonts w:cstheme="minorHAnsi"/>
          <w:color w:val="000000" w:themeColor="text1"/>
        </w:rPr>
        <w:fldChar w:fldCharType="end"/>
      </w:r>
      <w:r w:rsidR="009106BD" w:rsidRPr="00194654">
        <w:rPr>
          <w:rFonts w:cstheme="minorHAnsi"/>
          <w:color w:val="000000" w:themeColor="text1"/>
        </w:rPr>
        <w:t xml:space="preserve">. </w:t>
      </w:r>
      <w:r>
        <w:rPr>
          <w:rFonts w:cstheme="minorHAnsi"/>
          <w:color w:val="000000" w:themeColor="text1"/>
        </w:rPr>
        <w:t>More specifically</w:t>
      </w:r>
      <w:r w:rsidR="009106BD" w:rsidRPr="00194654">
        <w:rPr>
          <w:rFonts w:cstheme="minorHAnsi"/>
          <w:color w:val="000000" w:themeColor="text1"/>
        </w:rPr>
        <w:t xml:space="preserve">, the loss of large-bodied frugivores from fragmented landscapes limits dispersal distances and strengthens dispersal limitation, potentially resulting in the loss of functional roles (e.g., large fruit-producing plants; </w:t>
      </w:r>
      <w:r w:rsidR="009106BD" w:rsidRPr="00194654">
        <w:rPr>
          <w:rFonts w:cstheme="minorHAnsi"/>
          <w:color w:val="000000" w:themeColor="text1"/>
        </w:rPr>
        <w:fldChar w:fldCharType="begin"/>
      </w:r>
      <w:r w:rsidR="00EF4447" w:rsidRPr="00194654">
        <w:rPr>
          <w:rFonts w:cstheme="minorHAnsi"/>
          <w:color w:val="000000" w:themeColor="text1"/>
        </w:rPr>
        <w:instrText xml:space="preserve"> ADDIN ZOTERO_ITEM CSL_CITATION {"citationID":"DLZ2yT6F","properties":{"formattedCitation":"(Jordano et al., 2007)","plainCitation":"(Jordano et al., 2007)","dontUpdate":true,"noteIndex":0},"citationItems":[{"id":95,"uris":["http://zotero.org/users/local/ud9bfypS/items/ZASY7VDH"],"itemData":{"id":95,"type":"article-journal","abstract":"Frugivores are highly variable in their contribution to fruit removal in plant populations. However, data are lacking on species-specific variation in two central aspects of seed dispersal, distance of dispersal and probability of dispersal among populations through long-distance transport. We used DNA-based genotyping techniques on Prunus mahaleb seeds dispersed by birds (small- and medium-sized passerines) and carnivorous mammals to infer each seed's source tree, dispersal distance, and the probability of having originated from outside the study population. Small passerines dispersed most seeds short distances (50% dispersed &lt;51 m from source trees) and into covered microhabitats. Mammals and medium-sized birds dispersed seeds long distances (50% of mammals dispersed seeds &gt;495 m, and 50% of medium-sized birds dispersed seeds to &gt;110 m) and mostly into open microhabitats. Thus, dispersal distance and microhabitat of seed deposition were linked through the contrasting behaviors of different frugivores. When the quantitative contribution to fruit removal was accounted for, mammals were responsible for introducing two-thirds of the immigrant seeds into the population, whereas birds accounted for one-third. Our results demonstrate that frugivores differ widely in their effects on seed-mediated gene flow. Despite highly diverse coteries of mutualistic frugivores dispersing seeds, critical long-distance dispersal events might rely on a small subset of large species. Population declines of these key frugivore species may seriously impair seed-mediated gene flow in fragmented landscapes by truncating the long-distance events and collapsing seed arrival to a restricted subset of available microsites.","container-title":"Proceedings of the National Academy of Sciences","DOI":"10.1073/pnas.0606793104","ISSN":"0027-8424, 1091-6490","issue":"9","journalAbbreviation":"PNAS","language":"en","license":"© 2007 by The National Academy of Sciences of the USA","note":"publisher: National Academy of Sciences\nsection: Biological Sciences\nPMID: 17360638","page":"3278-3282","source":"www.pnas.org","title":"Differential contribution of frugivores to complex seed dispersal patterns","volume":"104","author":[{"family":"Jordano","given":"P."},{"family":"García","given":"C."},{"family":"Godoy","given":"J. A."},{"family":"García-Castaño","given":"J. L."}],"issued":{"date-parts":[["2007",2,27]]}}}],"schema":"https://github.com/citation-style-language/schema/raw/master/csl-citation.json"} </w:instrText>
      </w:r>
      <w:r w:rsidR="009106BD" w:rsidRPr="00194654">
        <w:rPr>
          <w:rFonts w:cstheme="minorHAnsi"/>
          <w:color w:val="000000" w:themeColor="text1"/>
        </w:rPr>
        <w:fldChar w:fldCharType="separate"/>
      </w:r>
      <w:r w:rsidR="009106BD" w:rsidRPr="00194654">
        <w:rPr>
          <w:rFonts w:cstheme="minorHAnsi"/>
          <w:noProof/>
          <w:color w:val="000000" w:themeColor="text1"/>
        </w:rPr>
        <w:t>Jordano et al., 2007)</w:t>
      </w:r>
      <w:r w:rsidR="009106BD" w:rsidRPr="00194654">
        <w:rPr>
          <w:rFonts w:cstheme="minorHAnsi"/>
          <w:color w:val="000000" w:themeColor="text1"/>
        </w:rPr>
        <w:fldChar w:fldCharType="end"/>
      </w:r>
      <w:r w:rsidR="009106BD" w:rsidRPr="00194654">
        <w:rPr>
          <w:rFonts w:cstheme="minorHAnsi"/>
          <w:color w:val="000000" w:themeColor="text1"/>
        </w:rPr>
        <w:t xml:space="preserve">. </w:t>
      </w:r>
      <w:r w:rsidR="009106BD" w:rsidRPr="00194654">
        <w:rPr>
          <w:rFonts w:cstheme="minorHAnsi"/>
        </w:rPr>
        <w:t xml:space="preserve">However, </w:t>
      </w:r>
      <w:r>
        <w:rPr>
          <w:rFonts w:cstheme="minorHAnsi"/>
        </w:rPr>
        <w:t xml:space="preserve">habitat fragmentation may affect seed dispersal </w:t>
      </w:r>
      <w:r w:rsidR="0007439C">
        <w:rPr>
          <w:rFonts w:cstheme="minorHAnsi"/>
        </w:rPr>
        <w:t>differently in other systems</w:t>
      </w:r>
      <w:r w:rsidR="0073215C">
        <w:rPr>
          <w:rFonts w:cstheme="minorHAnsi"/>
        </w:rPr>
        <w:t>, such as temperate forests, for two reasons</w:t>
      </w:r>
      <w:r>
        <w:rPr>
          <w:rFonts w:cstheme="minorHAnsi"/>
        </w:rPr>
        <w:t xml:space="preserve">. </w:t>
      </w:r>
      <w:r w:rsidR="0073215C">
        <w:rPr>
          <w:rFonts w:cstheme="minorHAnsi"/>
        </w:rPr>
        <w:t>First</w:t>
      </w:r>
      <w:r>
        <w:rPr>
          <w:rFonts w:cstheme="minorHAnsi"/>
        </w:rPr>
        <w:t xml:space="preserve">, </w:t>
      </w:r>
      <w:r w:rsidR="009106BD" w:rsidRPr="00194654">
        <w:rPr>
          <w:rFonts w:cstheme="minorHAnsi"/>
          <w:color w:val="000000" w:themeColor="text1"/>
        </w:rPr>
        <w:t xml:space="preserve">most seed dispersal relationships are diffuse mutualisms, defined as a mutually positive relationship including multiple participating species (e.g. pollination, seed dispersal, mycorrhizae; </w:t>
      </w:r>
      <w:r w:rsidR="009106BD" w:rsidRPr="00194654">
        <w:rPr>
          <w:rFonts w:cstheme="minorHAnsi"/>
          <w:color w:val="000000" w:themeColor="text1"/>
        </w:rPr>
        <w:fldChar w:fldCharType="begin"/>
      </w:r>
      <w:r w:rsidR="00EF4447" w:rsidRPr="00194654">
        <w:rPr>
          <w:rFonts w:cstheme="minorHAnsi"/>
          <w:color w:val="000000" w:themeColor="text1"/>
        </w:rPr>
        <w:instrText xml:space="preserve"> ADDIN ZOTERO_ITEM CSL_CITATION {"citationID":"SzNn4XFR","properties":{"formattedCitation":"(Gove et al., 2007; Rico-Gray, 1993; Stanton, 2003; Zamora, 2000)","plainCitation":"(Gove et al., 2007; Rico-Gray, 1993; Stanton, 2003; Zamora, 2000)","dontUpdate":true,"noteIndex":0},"citationItems":[{"id":195,"uris":["http://zotero.org/users/local/ud9bfypS/items/BCZB7R5B"],"itemData":{"id":195,"type":"article-journal","abstract":"In order to understand the dynamics of co-evolution it is important to consider spatial variation in interaction dynamics. We examined the relative importance of ant activity, diversity and species identity in an ant seed dispersal mutualism at local, regional and continental scales. We also studied the determinants of seed dispersal rates and dispersal distances at eight sites in the Eneabba sandplain (29.63 S, 115.22 E), western Australia to understand local variation in seed dispersal rate and distance. To test the generality of the conclusions derived from the eight local sites, we established 16 sites along a 1650-km transect in western Australia, covering 11° of latitude and a six-fold increase in rainfall, at which we sampled the ant assemblage, estimated ant species richness and ant activity and observed the removal rate of myrmecochorous seeds. We also assessed the importance of ant species identity at a continental scale via a review of studies carried out throughout Australia which examined ant seed dispersal. Among the eight sandplain shrubland sites, ant species identity, in particular the presence of one genus, Rhytidoponera, was associated with the most dispersal and above average dispersal distances. At the landscape scale, Rhytidoponera presence was the most important determinant of seed removal rate, while seed removal rate was negatively correlated with ant species richness and latitude. Most ant seed removal studies carried out throughout Australia reinforce our observations that Rhytidoponera species were particularly important seed dispersers. It is suggested that superficially diffuse mutualisms may depend greatly on the identity of particular partners. Even at large biogeographic scales, temporal and spatial variation in what are considered to be diffuse mutualisms may often be linked to variation in the abundance of particular partners, and be only weakly – or negatively – associated with the diversity of partners.","container-title":"Oecologia","DOI":"10.1007/s00442-007-0756-5","ISSN":"1432-1939","issue":"3","journalAbbreviation":"Oecologia","language":"en","page":"687-697","source":"Springer Link","title":"A keystone ant species promotes seed dispersal in a “diffuse” mutualism","volume":"153","author":[{"family":"Gove","given":"Aaron D."},{"family":"Majer","given":"Jonathan D."},{"family":"Dunn","given":"Robert R."}],"issued":{"date-parts":[["2007",9,1]]}}},{"id":202,"uris":["http://zotero.org/users/local/ud9bfypS/items/K2AD6F4N"],"itemData":{"id":202,"type":"article-journal","abstract":"This research quantified the number of ant-plant associations mediated by liquid/energy food sources and the intensity of their use by ants. Thirty ant species and 102 plant species were related in 312 associations. The Leguminosae (23 species) was the family of plants most visited by ants. Camponotus planatus was the ant using the most plant species (72) as food source. Ant-plant specificity was very low Food resources most used by ants were nectar from reproductive structures, homopteran honeydew, floral nectar, and extrafloral nectar. Extrafloral nectaries are associated with leaves and most species in tropical dry forests flush new leaves after the onset of the annual rainy season. Both ant-extrafloral nectar and ant-homopteran associations show a significant increase after the start of the rainy season, decreasing abruptly once the dry season begins. In contrast, associations between ants and both floral nectar and other reproductive structures reach their peak during the dry season. There is a significant negative ant-floral nectar and ant-homopteran relationship at any given season; this may reflect the use of alternative (dry season/wet season) resources (floral nectar/honeydew) with similar nutritional value.","container-title":"Biotropica","DOI":"10.2307/2388788","ISSN":"0006-3606","issue":"3","note":"publisher: [Association for Tropical Biology and Conservation, Wiley]","page":"301-315","source":"JSTOR","title":"Use of Plant-Derived Food Resources by Ants in the Dry Tropical Lowlands of Coastal Veracruz, Mexico","volume":"25","author":[{"family":"Rico-Gray","given":"Victor"}],"issued":{"date-parts":[["1993"]]}}},{"id":249,"uris":["http://zotero.org/users/local/ud9bfypS/items/J96XF2WY"],"itemData":{"id":249,"type":"article-journal","abstract":"Most textbook treatments imply, and almost all theoretical analyses assume, that mutualistic interactions take place between a single pair of interacting partner species. A major goal of this symposium is to broaden and shift this pairwise perspective and make it concordant with the emerging view that locally exclusive mutualisms between just two species are the exception and that many communities include guilds of mutualistic species on one or both sides of the interaction. Many pollination and seed‐dispersal mutualisms have long been recognized as diffuse, but recent molecular analyses are revealing unrecognized partner diversity in mutualistic interactions previously thought to be locally species specific. Co‐occurring species within a mutualist guild are unlikely to be ecologically equivalent in the way they locate, compete for, and/or reward partners, and so intraguild interactions have the potential to influence population dynamics and patterns of selection in species on both sides of the mutualistic interaction. To illustrate some of these potential complexities for population dynamics, I use simple path analytic models to show that positive pairwise interactions between mutualists do not necessarily translate into positive net interactions within a mutualism involving more than two species. For example, when there is intraguild competition for partners, or even for resources external to the mutualism, the presence of a lower‐quality mutualist can negatively affect the partner population by reducing associations it can form with better mutualists. Variation in quality among potential partners is likely to place a premium on traits or behaviors that enhance association with better mutualists. More investigations are needed to determine how variation among interacting mutualists, with respect to characteristics such as longevity, dispersal capability, and competitive ability, influence population dynamics and selection in multispecies mutualisms.","container-title":"The American Naturalist","DOI":"10.1086/378646","ISSN":"0003-0147","issue":"S4","note":"publisher: The University of Chicago Press","page":"S10-S23","source":"journals.uchicago.edu (Atypon)","title":"Interacting Guilds: Moving beyond the Pairwise Perspective on Mutualisms.","title-short":"Interacting Guilds","volume":"162","author":[{"family":"Stanton","given":"Maureen L."}],"issued":{"date-parts":[["2003",10,1]]}}},{"id":255,"uris":["http://zotero.org/users/local/ud9bfypS/items/TWGSUT39"],"itemData":{"id":255,"type":"article-journal","container-title":"Oikos","ISSN":"0030-1299","issue":"2","note":"publisher: [Nordic Society Oikos, Wiley]","page":"442-447","source":"JSTOR","title":"Functional Equivalence in Plant-Animal Interactions: Ecological and Evolutionary Consequences","title-short":"Functional Equivalence in Plant-Animal Interactions","volume":"88","author":[{"family":"Zamora","given":"Regino"}],"issued":{"date-parts":[["2000"]]}}}],"schema":"https://github.com/citation-style-language/schema/raw/master/csl-citation.json"} </w:instrText>
      </w:r>
      <w:r w:rsidR="009106BD" w:rsidRPr="00194654">
        <w:rPr>
          <w:rFonts w:cstheme="minorHAnsi"/>
          <w:color w:val="000000" w:themeColor="text1"/>
        </w:rPr>
        <w:fldChar w:fldCharType="separate"/>
      </w:r>
      <w:r w:rsidR="009106BD" w:rsidRPr="00194654">
        <w:rPr>
          <w:rFonts w:cstheme="minorHAnsi"/>
          <w:noProof/>
          <w:color w:val="000000" w:themeColor="text1"/>
        </w:rPr>
        <w:t>Gove et al., 2007; Rico-Gray, 1993; Stanton, 2003; Zamora, 2000)</w:t>
      </w:r>
      <w:r w:rsidR="009106BD" w:rsidRPr="00194654">
        <w:rPr>
          <w:rFonts w:cstheme="minorHAnsi"/>
          <w:color w:val="000000" w:themeColor="text1"/>
        </w:rPr>
        <w:fldChar w:fldCharType="end"/>
      </w:r>
      <w:r w:rsidR="009106BD" w:rsidRPr="00194654">
        <w:rPr>
          <w:rFonts w:cstheme="minorHAnsi"/>
          <w:color w:val="000000" w:themeColor="text1"/>
        </w:rPr>
        <w:t xml:space="preserve">. </w:t>
      </w:r>
      <w:r w:rsidR="0007439C">
        <w:rPr>
          <w:rFonts w:cstheme="minorHAnsi"/>
          <w:color w:val="000000" w:themeColor="text1"/>
        </w:rPr>
        <w:t>For example</w:t>
      </w:r>
      <w:r>
        <w:rPr>
          <w:rFonts w:cstheme="minorHAnsi"/>
          <w:color w:val="000000" w:themeColor="text1"/>
        </w:rPr>
        <w:t xml:space="preserve">, </w:t>
      </w:r>
      <w:r w:rsidR="005D5F0E">
        <w:rPr>
          <w:rFonts w:cstheme="minorHAnsi"/>
          <w:color w:val="000000" w:themeColor="text1"/>
        </w:rPr>
        <w:t xml:space="preserve">current </w:t>
      </w:r>
      <w:r>
        <w:rPr>
          <w:rFonts w:cstheme="minorHAnsi"/>
          <w:color w:val="000000" w:themeColor="text1"/>
        </w:rPr>
        <w:t>t</w:t>
      </w:r>
      <w:r w:rsidRPr="00194654">
        <w:rPr>
          <w:rFonts w:cstheme="minorHAnsi"/>
          <w:color w:val="000000" w:themeColor="text1"/>
        </w:rPr>
        <w:t>emperate ecosystems have fewer fruit-producing species that are dispersed by a subset of large-bodied dispersers</w:t>
      </w:r>
      <w:r w:rsidR="0073215C">
        <w:rPr>
          <w:rFonts w:cstheme="minorHAnsi"/>
          <w:color w:val="000000" w:themeColor="text1"/>
        </w:rPr>
        <w:t xml:space="preserve"> than the tropics</w:t>
      </w:r>
      <w:r w:rsidRPr="00194654">
        <w:rPr>
          <w:rFonts w:cstheme="minorHAnsi"/>
          <w:color w:val="000000" w:themeColor="text1"/>
        </w:rPr>
        <w:t xml:space="preserve"> </w:t>
      </w:r>
      <w:r w:rsidRPr="00194654">
        <w:rPr>
          <w:rFonts w:cstheme="minorHAnsi"/>
          <w:color w:val="000000" w:themeColor="text1"/>
        </w:rPr>
        <w:fldChar w:fldCharType="begin"/>
      </w:r>
      <w:r w:rsidRPr="00194654">
        <w:rPr>
          <w:rFonts w:cstheme="minorHAnsi"/>
          <w:color w:val="000000" w:themeColor="text1"/>
        </w:rPr>
        <w:instrText xml:space="preserve"> ADDIN ZOTERO_ITEM CSL_CITATION {"citationID":"nkEnki2t","properties":{"formattedCitation":"(Stiles, 1980)","plainCitation":"(Stiles, 1980)","noteIndex":0},"citationItems":[{"id":180,"uris":["http://zotero.org/users/local/ud9bfypS/items/EBFCCRPR"],"itemData":{"id":180,"type":"article-journal","abstract":"I have examined presentation and dispersal of bird-disseminated fruits of woody plants in the eastern deciduous forest in terms of available dispersal agents. Timing of fruit presentation and latitudinal patterns in fruit abundance are correlated with fall migration of frugivorous birds. I have divided bird-disseminated fruits into four patterns based on characteristics of nutrient content, seed size, and persistence on the plant. Summer small-seeded and large-seeded fruits employ a mixed group of bird and mammal dispersers outside the migratory period, avoiding mammalian seed predation through either very small or very large seed size. Fall high-quality fruits are presented during fall bird migration. They are taken by birds in high numbers but are subject to rapid invasion by microorganisms. Fall low-quality fruits are presented during fall bird migration, but in competition with high-quality fruits and insects they achieve only low levels of dispersal at this time. This is coupled with long persistence on the plants and low rates of dispersal over winter which is allowed by low invasion rates by microorganisms. Dispersal of these species may increase sharply if other resources become scarce. A graphical model for disruptive selection in high- and low-quality fruits is presented and intermediate fruit types are discussed in terms of the postulated selective pressures.","container-title":"The American Naturalist","DOI":"10.1086/283657","ISSN":"0003-0147","issue":"5","note":"publisher: The University of Chicago Press","page":"670-688","source":"journals.uchicago.edu (Atypon)","title":"Patterns of Fruit Presentation and Seed Dispersal in Bird-Disseminated Woody Plants in the Eastern Deciduous Forest","volume":"116","author":[{"family":"Stiles","given":"Edmund W."}],"issued":{"date-parts":[["1980",11,1]]}}}],"schema":"https://github.com/citation-style-language/schema/raw/master/csl-citation.json"} </w:instrText>
      </w:r>
      <w:r w:rsidRPr="00194654">
        <w:rPr>
          <w:rFonts w:cstheme="minorHAnsi"/>
          <w:color w:val="000000" w:themeColor="text1"/>
        </w:rPr>
        <w:fldChar w:fldCharType="separate"/>
      </w:r>
      <w:r w:rsidRPr="00194654">
        <w:rPr>
          <w:rFonts w:cstheme="minorHAnsi"/>
          <w:noProof/>
          <w:color w:val="000000" w:themeColor="text1"/>
        </w:rPr>
        <w:t>(Stiles, 1980)</w:t>
      </w:r>
      <w:r w:rsidRPr="00194654">
        <w:rPr>
          <w:rFonts w:cstheme="minorHAnsi"/>
          <w:color w:val="000000" w:themeColor="text1"/>
        </w:rPr>
        <w:fldChar w:fldCharType="end"/>
      </w:r>
      <w:r>
        <w:rPr>
          <w:rFonts w:cstheme="minorHAnsi"/>
          <w:color w:val="000000" w:themeColor="text1"/>
        </w:rPr>
        <w:t xml:space="preserve">. </w:t>
      </w:r>
      <w:r w:rsidR="0073215C">
        <w:rPr>
          <w:rFonts w:cstheme="minorHAnsi"/>
          <w:color w:val="000000" w:themeColor="text1"/>
        </w:rPr>
        <w:t>Second</w:t>
      </w:r>
      <w:r>
        <w:rPr>
          <w:rFonts w:cstheme="minorHAnsi"/>
          <w:color w:val="000000" w:themeColor="text1"/>
        </w:rPr>
        <w:t xml:space="preserve">, </w:t>
      </w:r>
      <w:r w:rsidRPr="00194654">
        <w:rPr>
          <w:rFonts w:cstheme="minorHAnsi"/>
          <w:color w:val="000000" w:themeColor="text1"/>
        </w:rPr>
        <w:t xml:space="preserve">temperate forest bird assemblages are more robust to habitat fragmentation than tropical birds </w:t>
      </w:r>
      <w:r w:rsidRPr="00194654">
        <w:rPr>
          <w:rFonts w:cstheme="minorHAnsi"/>
          <w:color w:val="000000" w:themeColor="text1"/>
        </w:rPr>
        <w:fldChar w:fldCharType="begin"/>
      </w:r>
      <w:r w:rsidRPr="00194654">
        <w:rPr>
          <w:rFonts w:cstheme="minorHAnsi"/>
          <w:color w:val="000000" w:themeColor="text1"/>
        </w:rPr>
        <w:instrText xml:space="preserve"> ADDIN ZOTERO_ITEM CSL_CITATION {"citationID":"ZTT1koLG","properties":{"formattedCitation":"(Bregman et al., 2014)","plainCitation":"(Bregman et al., 2014)","noteIndex":0},"citationItems":[{"id":183,"uris":["http://zotero.org/users/local/ud9bfypS/items/INVFHA7D"],"itemData":{"id":183,"type":"article-journal","abstract":"The fragmentation of forests is a dominant human impact worldwide with major implications for the conservation and management of ecosystems. Although many studies have assessed the effects of fragmentation on biodiversity at local scales, our understanding of the ecological implications for different functional groups of organisms remains limited, particularly at global scales. Here, we use linear mixed models to explore patterns of occurrence and ecological function of 2844 bird species at 293 localities spanning five continents. We show that sensitivity to fragmentation varies according to functional group and body mass, with the prevalence of insectivores and large frugivores declining in relation to fragment size, particularly under 100ha. However, the most severe effects were restricted to the tropics, whereas fragmentation had no significant impact on the basic ecological structure of temperate bird communities. We conclude that land-use change in tropical systems is likely to disrupt biotic processes, including seed dispersal and the control of insect herbivores. Our findings highlight the importance of latitude in mediating the impacts of habitat loss, and offer general guidelines for the minimum size of fragments required to prevent the collapse of key ecosystem processes in sensitive regions.","container-title":"Biological Conservation","DOI":"10.1016/j.biocon.2013.11.024","ISSN":"0006-3207","journalAbbreviation":"Biological Conservation","language":"en","page":"372-383","source":"ScienceDirect","title":"Global patterns and predictors of bird species responses to forest fragmentation: Implications for ecosystem function and conservation","title-short":"Global patterns and predictors of bird species responses to forest fragmentation","volume":"169","author":[{"family":"Bregman","given":"Tom P."},{"family":"Sekercioglu","given":"Cagan H."},{"family":"Tobias","given":"Joseph A."}],"issued":{"date-parts":[["2014",1,1]]}}}],"schema":"https://github.com/citation-style-language/schema/raw/master/csl-citation.json"} </w:instrText>
      </w:r>
      <w:r w:rsidRPr="00194654">
        <w:rPr>
          <w:rFonts w:cstheme="minorHAnsi"/>
          <w:color w:val="000000" w:themeColor="text1"/>
        </w:rPr>
        <w:fldChar w:fldCharType="separate"/>
      </w:r>
      <w:r w:rsidRPr="00194654">
        <w:rPr>
          <w:rFonts w:cstheme="minorHAnsi"/>
          <w:noProof/>
          <w:color w:val="000000" w:themeColor="text1"/>
        </w:rPr>
        <w:t>(Bregman et al., 2014)</w:t>
      </w:r>
      <w:r w:rsidRPr="00194654">
        <w:rPr>
          <w:rFonts w:cstheme="minorHAnsi"/>
          <w:color w:val="000000" w:themeColor="text1"/>
        </w:rPr>
        <w:fldChar w:fldCharType="end"/>
      </w:r>
      <w:r w:rsidRPr="00194654">
        <w:rPr>
          <w:rFonts w:cstheme="minorHAnsi"/>
          <w:color w:val="000000" w:themeColor="text1"/>
        </w:rPr>
        <w:t>. This discrepancy between</w:t>
      </w:r>
      <w:r w:rsidR="005D5F0E">
        <w:rPr>
          <w:rFonts w:cstheme="minorHAnsi"/>
          <w:color w:val="000000" w:themeColor="text1"/>
        </w:rPr>
        <w:t xml:space="preserve"> </w:t>
      </w:r>
      <w:r w:rsidRPr="00194654">
        <w:rPr>
          <w:rFonts w:cstheme="minorHAnsi"/>
          <w:color w:val="000000" w:themeColor="text1"/>
        </w:rPr>
        <w:t xml:space="preserve">temperate and tropical ecosystems underscores the need to reevaluate seed dispersal </w:t>
      </w:r>
      <w:r>
        <w:rPr>
          <w:rFonts w:cstheme="minorHAnsi"/>
          <w:color w:val="000000" w:themeColor="text1"/>
        </w:rPr>
        <w:t>processes</w:t>
      </w:r>
      <w:r w:rsidRPr="00194654">
        <w:rPr>
          <w:rFonts w:cstheme="minorHAnsi"/>
          <w:color w:val="000000" w:themeColor="text1"/>
        </w:rPr>
        <w:t xml:space="preserve"> outside the tropics for a more robust understanding of how</w:t>
      </w:r>
      <w:r>
        <w:rPr>
          <w:rFonts w:cstheme="minorHAnsi"/>
          <w:color w:val="000000" w:themeColor="text1"/>
        </w:rPr>
        <w:t xml:space="preserve"> different</w:t>
      </w:r>
      <w:r w:rsidRPr="00194654">
        <w:rPr>
          <w:rFonts w:cstheme="minorHAnsi"/>
          <w:color w:val="000000" w:themeColor="text1"/>
        </w:rPr>
        <w:t xml:space="preserve"> resource</w:t>
      </w:r>
      <w:r>
        <w:rPr>
          <w:rFonts w:cstheme="minorHAnsi"/>
          <w:color w:val="000000" w:themeColor="text1"/>
        </w:rPr>
        <w:t>s</w:t>
      </w:r>
      <w:r w:rsidRPr="00194654">
        <w:rPr>
          <w:rFonts w:cstheme="minorHAnsi"/>
          <w:color w:val="000000" w:themeColor="text1"/>
        </w:rPr>
        <w:t xml:space="preserve"> affect</w:t>
      </w:r>
      <w:r>
        <w:rPr>
          <w:rFonts w:cstheme="minorHAnsi"/>
          <w:color w:val="000000" w:themeColor="text1"/>
        </w:rPr>
        <w:t xml:space="preserve"> </w:t>
      </w:r>
      <w:r w:rsidRPr="00194654">
        <w:rPr>
          <w:rFonts w:cstheme="minorHAnsi"/>
          <w:color w:val="000000" w:themeColor="text1"/>
        </w:rPr>
        <w:t xml:space="preserve">seed dispersal relationships </w:t>
      </w:r>
      <w:r w:rsidRPr="00194654">
        <w:rPr>
          <w:rFonts w:cstheme="minorHAnsi"/>
          <w:color w:val="000000" w:themeColor="text1"/>
        </w:rPr>
        <w:fldChar w:fldCharType="begin"/>
      </w:r>
      <w:r w:rsidRPr="00194654">
        <w:rPr>
          <w:rFonts w:cstheme="minorHAnsi"/>
          <w:color w:val="000000" w:themeColor="text1"/>
        </w:rPr>
        <w:instrText xml:space="preserve"> ADDIN ZOTERO_ITEM CSL_CITATION {"citationID":"ApLCMkh0","properties":{"formattedCitation":"(Escribano-Avila et al., 2018)","plainCitation":"(Escribano-Avila et al., 2018)","noteIndex":0},"citationItems":[{"id":108,"uris":["http://zotero.org/users/local/ud9bfypS/items/ZKBTV7N2"],"itemData":{"id":108,"type":"chapter","abstract":"Seed dispersal mediated by animals is a pivotal ecological interaction in the tropics. Despite a long tradition of tropical seed dispersal studies, only recently the drivers of the structure of seed dispersal networks are beginning to be uncovered at macroecological scales. The knowledge on tropical seed dispersal comes mainly from avian dispersal studies in the Neotropics while other frugivores and tropical regions are strongly understudied. The networks sampled with a combination of visitation census and seed recovery from feces seem more reliable of the number of detected links and web asymmetry than networks based on a single method. Our review reveals that keystone species in most networks share a set of functional traits likely influenced by species phylogeny. Woody plants bearing small berries (in the Melastomataceae, Myrtaceae, Moraceae, and Urticaceae families) were the most frequent keystone plants whereas two groups of keystone animals could be identified, namely: small obligate frugivores (Pipridae and Thraupidae) and large animals including a variety of taxonomic groups such as cracids, rodents, monkeys, and megafauna. Large keystone species tend to face a higher extinction risk leading to a concern on the sustainability of the dispersal services they provide, mainly to large-seeded plant species that are essential to ecosystem functioning.","container-title":"Ecological Networks in the Tropics: An Integrative Overview of Species Interactions from Some of the Most Species-Rich Habitats on Earth","event-place":"Cham","ISBN":"978-3-319-68228-0","language":"en","note":"DOI: 10.1007/978-3-319-68228-0_7","page":"93-110","publisher":"Springer International Publishing","publisher-place":"Cham","source":"Springer Link","title":"Tropical Seed Dispersal Networks: Emerging Patterns, Biases, and Keystone Species Traits","title-short":"Tropical Seed Dispersal Networks","URL":"https://doi.org/10.1007/978-3-319-68228-0_7","author":[{"family":"Escribano-Avila","given":"Gema"},{"family":"Lara-Romero","given":"Carlos"},{"family":"Heleno","given":"Ruben"},{"family":"Traveset","given":"Anna"}],"editor":[{"family":"Dáttilo","given":"Wesley"},{"family":"Rico-Gray","given":"Victor"}],"accessed":{"date-parts":[["2021",10,23]]},"issued":{"date-parts":[["2018"]]}}}],"schema":"https://github.com/citation-style-language/schema/raw/master/csl-citation.json"} </w:instrText>
      </w:r>
      <w:r w:rsidRPr="00194654">
        <w:rPr>
          <w:rFonts w:cstheme="minorHAnsi"/>
          <w:color w:val="000000" w:themeColor="text1"/>
        </w:rPr>
        <w:fldChar w:fldCharType="separate"/>
      </w:r>
      <w:r w:rsidRPr="00194654">
        <w:rPr>
          <w:rFonts w:cstheme="minorHAnsi"/>
          <w:color w:val="000000" w:themeColor="text1"/>
        </w:rPr>
        <w:t>(Escribano-Avila et al., 2018)</w:t>
      </w:r>
      <w:r w:rsidRPr="00194654">
        <w:rPr>
          <w:rFonts w:cstheme="minorHAnsi"/>
          <w:color w:val="000000" w:themeColor="text1"/>
        </w:rPr>
        <w:fldChar w:fldCharType="end"/>
      </w:r>
      <w:r w:rsidRPr="00194654">
        <w:rPr>
          <w:rFonts w:cstheme="minorHAnsi"/>
          <w:color w:val="000000" w:themeColor="text1"/>
        </w:rPr>
        <w:t>.</w:t>
      </w:r>
      <w:r w:rsidR="009106BD" w:rsidRPr="00194654">
        <w:rPr>
          <w:rFonts w:cstheme="minorHAnsi"/>
          <w:color w:val="000000" w:themeColor="text1"/>
        </w:rPr>
        <w:t xml:space="preserve"> </w:t>
      </w:r>
    </w:p>
    <w:p w14:paraId="4EA0EA86" w14:textId="77A5ED0C" w:rsidR="009106BD" w:rsidRPr="00194654" w:rsidRDefault="0007439C" w:rsidP="0007439C">
      <w:pPr>
        <w:spacing w:line="480" w:lineRule="auto"/>
        <w:rPr>
          <w:rFonts w:cstheme="minorHAnsi"/>
          <w:color w:val="000000" w:themeColor="text1"/>
        </w:rPr>
      </w:pPr>
      <w:r>
        <w:rPr>
          <w:rFonts w:cstheme="minorHAnsi"/>
          <w:color w:val="000000" w:themeColor="text1"/>
        </w:rPr>
        <w:tab/>
      </w:r>
      <w:r w:rsidR="005A0E4D">
        <w:rPr>
          <w:rFonts w:cstheme="minorHAnsi"/>
          <w:color w:val="000000" w:themeColor="text1"/>
        </w:rPr>
        <w:t xml:space="preserve">Whereas </w:t>
      </w:r>
      <w:r>
        <w:rPr>
          <w:rFonts w:cstheme="minorHAnsi"/>
          <w:color w:val="000000" w:themeColor="text1"/>
        </w:rPr>
        <w:t>previous research stresses the top-down effects of species loss, changes to vector behavior associated with global change may also drive bottom-up effects on seed dispersal mutualisms</w:t>
      </w:r>
      <w:r w:rsidR="00747B8B" w:rsidRPr="00ED3548">
        <w:rPr>
          <w:rFonts w:cstheme="minorHAnsi"/>
          <w:color w:val="000000" w:themeColor="text1"/>
        </w:rPr>
        <w:t xml:space="preserve">. </w:t>
      </w:r>
      <w:r>
        <w:rPr>
          <w:rFonts w:cstheme="minorHAnsi"/>
          <w:color w:val="000000" w:themeColor="text1"/>
        </w:rPr>
        <w:t>For example, f</w:t>
      </w:r>
      <w:r w:rsidR="002A2609" w:rsidRPr="00921F11">
        <w:rPr>
          <w:rFonts w:cstheme="minorHAnsi"/>
          <w:color w:val="000000" w:themeColor="text1"/>
        </w:rPr>
        <w:t>ood resources are particularly influential for seed dispersal in linking broad patterns of frugivore</w:t>
      </w:r>
      <w:del w:id="57" w:author="Tyler Steven Coleman" w:date="2022-12-08T23:57:00Z">
        <w:r w:rsidR="002A2609" w:rsidRPr="00921F11" w:rsidDel="00F144CE">
          <w:rPr>
            <w:rFonts w:cstheme="minorHAnsi"/>
            <w:color w:val="000000" w:themeColor="text1"/>
          </w:rPr>
          <w:delText xml:space="preserve"> diversity</w:delText>
        </w:r>
      </w:del>
      <w:r w:rsidR="002A2609" w:rsidRPr="00921F11">
        <w:rPr>
          <w:rFonts w:cstheme="minorHAnsi"/>
          <w:color w:val="000000" w:themeColor="text1"/>
        </w:rPr>
        <w:t xml:space="preserve"> and fruit diversity </w:t>
      </w:r>
      <w:r w:rsidR="002A2609" w:rsidRPr="00921F11">
        <w:rPr>
          <w:rFonts w:cstheme="minorHAnsi"/>
          <w:color w:val="000000" w:themeColor="text1"/>
        </w:rPr>
        <w:fldChar w:fldCharType="begin"/>
      </w:r>
      <w:r w:rsidR="002A2609" w:rsidRPr="00921F11">
        <w:rPr>
          <w:rFonts w:cstheme="minorHAnsi"/>
          <w:color w:val="000000" w:themeColor="text1"/>
        </w:rPr>
        <w:instrText xml:space="preserve"> ADDIN ZOTERO_ITEM CSL_CITATION {"citationID":"cbxvH4Lh","properties":{"formattedCitation":"(Garc\\uc0\\u237{}a &amp; Ortiz-Pulido, 2004; Gleditsch et al., 2017; Rodr\\uc0\\u237{}guez-P\\uc0\\u233{}rez et al., 2014)","plainCitation":"(García &amp; Ortiz-Pulido, 2004; Gleditsch et al., 2017; Rodríguez-Pérez et al., 2014)","noteIndex":0},"citationItems":[{"id":229,"uris":["http://zotero.org/users/local/ud9bfypS/items/7MTRBTFI"],"itemData":{"id":229,"type":"article-journal","abstract":"Scaling is relevant for the analysis of plant-frugivore interaction, since the ecological and evolutionary outcomes of seed dispersal depend on the spatial and temporal scale at which frugivory patterns emerge. We analyse the relationship between fruit abundance and frugivore activity at local and landscape spatial scales in two different systems composed, respectively, by the bird-dispersed woody plants Juniperus communis and Bursera fagaroides, and their frugivore assemblages. We use a hierarchical approach of nested patchiness of fruit-resource, where patches are defined by individual plants within site, at the local scale, and by sites within region, at the landscape scale. The structure of patches is also described in terms of contrast (differences in fruit availability among patches) and aggregation (spatial distribution of patches). For J. communis, frugivore activity was positively related to fruit availability at the landscape scale, this pattern seldom emerging at the local scale; conversely, B. fagaroides showed a general trend of positive local pattern that disappeared at the landscape scale. These particular trends might be partially explained by differences in contrast and aggregation. The strong contrast among plants within site together with a high aggregation among sites would promote the B. fagaroides pattern to be only local, whereas in J. communis, low aggregation among sites within region would favour a sharp landscape-scale pattern. Both systems showed discordant patterns of fruit-resource tracking among consecutive spatial scales, but the sense of discordance differed among systems. These results, and the available multi-scale frugivory data, suggest that discordance among successive scales allows to link directly frugivory patterns to resource-tracking mechanisms acting at particular scales, resulting, thus, more informative than concordance observational data, in which landscape patterns might result from accumulated effect of local mechanisms. In this context, we propose new methodological approaches for a better understanding of the hierarchical behavioural mechanisms underpinning the multi-scale resource tracking by frugivores.","container-title":"Ecography","DOI":"10.1111/j.0906-7590.2004.03751.x","ISSN":"1600-0587","issue":"2","language":"en","note":"_eprint: https://onlinelibrary.wiley.com/doi/pdf/10.1111/j.0906-7590.2004.03751.x","page":"187-196","source":"Wiley Online Library","title":"Patterns of resource tracking by avian frugivores at multiple spatial scales: two case studies on discordance among scales","title-short":"Patterns of resource tracking by avian frugivores at multiple spatial scales","volume":"27","author":[{"family":"García","given":"Daniel"},{"family":"Ortiz-Pulido","given":"Raúl"}],"issued":{"date-parts":[["2004"]]}}},{"id":115,"uris":["http://zotero.org/users/local/ud9bfypS/items/QFAP7E8J"],"itemData":{"id":115,"type":"article-journal","abstract":"Mutualistic interactions between species are crucial for the maintenance and functioning of the community. Current research has shown the importance of not only understanding the structure of these mutualistic interaction networks but also their temporal dynamics. Temporal changes in species abundance, such as those caused by vertebrate resource tracking, may create temporal variability in a network though neighborhood effects and influence the directedness of dispersal. While much research has been done on resource tracking, neighborhood effects, and directed dispersal individually, little research has been done into their interrelationships and, therefore, theory of how resource tracking can influence frugivory and seed dispersal networks remains poorly developed. We use the available literature to show the prevalence of resource tracking by vertebrate frugivores and hypothesize how, through neighborhood effects, resource tracking may influence short-term variation in network properties. We then discuss how resource tracking can influence long-term network properties by altering the dispersal of plant species. Lastly, we use this information to hypothesize how the introductions of new species into a community may alter the influence of resource tracking on frugivory and seed dispersal. While trait matching and links that are not possible between species in a community (i.e., forbidden links) play a large role in determining the structure of a network, temporal change in the abundance of species due to resource tracking may also affect the properties of networks. By increasing our understanding of the role resource tracking has in the temporal variability of frugivory and seed dispersal networks, we can better determine the full extent of species interactions and provide valuable information for the conservation of ecological communities.","container-title":"Frontiers in Ecology and Evolution","DOI":"10.3389/fevo.2017.00098","ISSN":"2296-701X","page":"98","source":"Frontiers","title":"Connecting Resource Tracking by Frugivores to Temporal Variation in Seed Dispersal Networks","volume":"5","author":[{"family":"Gleditsch","given":"Jason M."},{"family":"Hruska","given":"Amy M."},{"family":"Foster","given":"Jeffrey T."}],"issued":{"date-parts":[["2017"]]}}},{"id":203,"uris":["http://zotero.org/users/local/ud9bfypS/items/8F9NQJSH"],"itemData":{"id":203,"type":"article-journal","abstract":"Seed dispersal by animals leads to plant genes, individuals and species flowing across the landscape, but this process has been seldom seen as the explicit result of structural or landscape connectivity. For two years, we studied avian seed dispersal of fleshy-fruited trees in a secondary forest of the northern Iberian Peninsula, considering the areas under the canopies of fruiting trees as hubs of seed deposition. Using graph-theory models, we set a spatially explicit network in a continuous landscape, with individual fruiting trees as nodes and expected frugivore movements as links between nodes. We calculated the contribution of each tree to network connectivity, finding strong inter-annual variability derived from tree properties (position, fruit crop and species). Trees contributing the most to connectivity accumulated larger seed clumps under their canopies, demonstrating agreement between a network structural connectivity and the functional connectivity of seed dispersal flow. This pattern, however, is accentuated when the large-scale distribution of fruiting crops closely matches that of individual trees, suggesting between-year variation in resource tracking by avian frugivores. Our findings reveal connectivity to be an emerging property of plant-disperser systems, operating at the scale of individual fruiting plants, but contingent on the yearly, large-scale templates of fruiting crops.","container-title":"Functional Ecology","DOI":"10.1111/1365-2435.12276","ISSN":"1365-2435","issue":"4","language":"en","note":"_eprint: https://onlinelibrary.wiley.com/doi/pdf/10.1111/1365-2435.12276","page":"990-998","source":"Wiley Online Library","title":"Spatial networks of fleshy-fruited trees drive the flow of avian seed dispersal through a landscape","volume":"28","author":[{"family":"Rodríguez-Pérez","given":"Javier"},{"family":"García","given":"Daniel"},{"family":"Martínez","given":"Daniel"}],"issued":{"date-parts":[["2014"]]}}}],"schema":"https://github.com/citation-style-language/schema/raw/master/csl-citation.json"} </w:instrText>
      </w:r>
      <w:r w:rsidR="002A2609" w:rsidRPr="00921F11">
        <w:rPr>
          <w:rFonts w:cstheme="minorHAnsi"/>
          <w:color w:val="000000" w:themeColor="text1"/>
        </w:rPr>
        <w:fldChar w:fldCharType="separate"/>
      </w:r>
      <w:r w:rsidR="002A2609" w:rsidRPr="00921F11">
        <w:rPr>
          <w:rFonts w:cstheme="minorHAnsi"/>
          <w:color w:val="000000"/>
        </w:rPr>
        <w:t>(García &amp; Ortiz-Pulido, 2004; Gleditsch et al., 2017; Rodríguez-Pérez et al., 2014)</w:t>
      </w:r>
      <w:r w:rsidR="002A2609" w:rsidRPr="00921F11">
        <w:rPr>
          <w:rFonts w:cstheme="minorHAnsi"/>
          <w:color w:val="000000" w:themeColor="text1"/>
        </w:rPr>
        <w:fldChar w:fldCharType="end"/>
      </w:r>
      <w:r w:rsidR="002A2609" w:rsidRPr="00ED3548">
        <w:rPr>
          <w:rFonts w:cstheme="minorHAnsi"/>
          <w:color w:val="000000" w:themeColor="text1"/>
        </w:rPr>
        <w:t>.</w:t>
      </w:r>
      <w:r w:rsidR="002A2609" w:rsidRPr="00194654">
        <w:rPr>
          <w:rFonts w:cstheme="minorHAnsi"/>
          <w:color w:val="000000" w:themeColor="text1"/>
        </w:rPr>
        <w:t xml:space="preserve"> </w:t>
      </w:r>
      <w:r w:rsidR="004E14C8">
        <w:rPr>
          <w:rFonts w:cstheme="minorHAnsi"/>
          <w:color w:val="000000" w:themeColor="text1"/>
        </w:rPr>
        <w:t xml:space="preserve">The effect of food resources on seed dispersers are often studied using a resource tracking framework </w:t>
      </w:r>
      <w:r w:rsidR="009106BD" w:rsidRPr="00194654">
        <w:rPr>
          <w:rFonts w:cstheme="minorHAnsi"/>
          <w:color w:val="000000" w:themeColor="text1"/>
        </w:rPr>
        <w:fldChar w:fldCharType="begin"/>
      </w:r>
      <w:r w:rsidR="00EF4447" w:rsidRPr="00194654">
        <w:rPr>
          <w:rFonts w:cstheme="minorHAnsi"/>
          <w:color w:val="000000" w:themeColor="text1"/>
        </w:rPr>
        <w:instrText xml:space="preserve"> ADDIN ZOTERO_ITEM CSL_CITATION {"citationID":"5M7boZ9q","properties":{"formattedCitation":"(Gleditsch et al., 2017; Jongejans et al., 2015; Rodr\\uc0\\u237{}guez-P\\uc0\\u233{}rez et al., 2014)","plainCitation":"(Gleditsch et al., 2017; Jongejans et al., 2015; Rodríguez-Pérez et al., 2014)","noteIndex":0},"citationItems":[{"id":115,"uris":["http://zotero.org/users/local/ud9bfypS/items/QFAP7E8J"],"itemData":{"id":115,"type":"article-journal","abstract":"Mutualistic interactions between species are crucial for the maintenance and functioning of the community. Current research has shown the importance of not only understanding the structure of these mutualistic interaction networks but also their temporal dynamics. Temporal changes in species abundance, such as those caused by vertebrate resource tracking, may create temporal variability in a network though neighborhood effects and influence the directedness of dispersal. While much research has been done on resource tracking, neighborhood effects, and directed dispersal individually, little research has been done into their interrelationships and, therefore, theory of how resource tracking can influence frugivory and seed dispersal networks remains poorly developed. We use the available literature to show the prevalence of resource tracking by vertebrate frugivores and hypothesize how, through neighborhood effects, resource tracking may influence short-term variation in network properties. We then discuss how resource tracking can influence long-term network properties by altering the dispersal of plant species. Lastly, we use this information to hypothesize how the introductions of new species into a community may alter the influence of resource tracking on frugivory and seed dispersal. While trait matching and links that are not possible between species in a community (i.e., forbidden links) play a large role in determining the structure of a network, temporal change in the abundance of species due to resource tracking may also affect the properties of networks. By increasing our understanding of the role resource tracking has in the temporal variability of frugivory and seed dispersal networks, we can better determine the full extent of species interactions and provide valuable information for the conservation of ecological communities.","container-title":"Frontiers in Ecology and Evolution","DOI":"10.3389/fevo.2017.00098","ISSN":"2296-701X","page":"98","source":"Frontiers","title":"Connecting Resource Tracking by Frugivores to Temporal Variation in Seed Dispersal Networks","volume":"5","author":[{"family":"Gleditsch","given":"Jason M."},{"family":"Hruska","given":"Amy M."},{"family":"Foster","given":"Jeffrey T."}],"issued":{"date-parts":[["2017"]]}}},{"id":201,"uris":["http://zotero.org/users/local/ud9bfypS/items/9E5WDCMR"],"itemData":{"id":201,"type":"article-journal","container-title":"Theoretical Ecology","DOI":"10.1007/s12080-014-0245-5","ISSN":"1874-1738, 1874-1746","issue":"2","journalAbbreviation":"Theor Ecol","language":"en","page":"207-223","source":"DOI.org (Crossref)","title":"A unifying gravity framework for dispersal","volume":"8","author":[{"family":"Jongejans","given":"Eelke"},{"family":"Skarpaas","given":"Olav"},{"family":"Ferrari","given":"Matthew J."},{"family":"Long","given":"Eric S."},{"family":"Dauer","given":"Joseph T."},{"family":"Schwarz","given":"Carrie M."},{"family":"Rauschert","given":"Emily S. J."},{"family":"Jabbour","given":"Randa"},{"family":"Mortensen","given":"David A."},{"family":"Isard","given":"Scott A."},{"family":"Lieb","given":"David A."},{"family":"Sezen","given":"Zeynep"},{"family":"Hulting","given":"Andrew G."},{"family":"Shea","given":"Katriona"}],"issued":{"date-parts":[["2015",5]]}}},{"id":203,"uris":["http://zotero.org/users/local/ud9bfypS/items/8F9NQJSH"],"itemData":{"id":203,"type":"article-journal","abstract":"Seed dispersal by animals leads to plant genes, individuals and species flowing across the landscape, but this process has been seldom seen as the explicit result of structural or landscape connectivity. For two years, we studied avian seed dispersal of fleshy-fruited trees in a secondary forest of the northern Iberian Peninsula, considering the areas under the canopies of fruiting trees as hubs of seed deposition. Using graph-theory models, we set a spatially explicit network in a continuous landscape, with individual fruiting trees as nodes and expected frugivore movements as links between nodes. We calculated the contribution of each tree to network connectivity, finding strong inter-annual variability derived from tree properties (position, fruit crop and species). Trees contributing the most to connectivity accumulated larger seed clumps under their canopies, demonstrating agreement between a network structural connectivity and the functional connectivity of seed dispersal flow. This pattern, however, is accentuated when the large-scale distribution of fruiting crops closely matches that of individual trees, suggesting between-year variation in resource tracking by avian frugivores. Our findings reveal connectivity to be an emerging property of plant-disperser systems, operating at the scale of individual fruiting plants, but contingent on the yearly, large-scale templates of fruiting crops.","container-title":"Functional Ecology","DOI":"10.1111/1365-2435.12276","ISSN":"1365-2435","issue":"4","language":"en","note":"_eprint: https://onlinelibrary.wiley.com/doi/pdf/10.1111/1365-2435.12276","page":"990-998","source":"Wiley Online Library","title":"Spatial networks of fleshy-fruited trees drive the flow of avian seed dispersal through a landscape","volume":"28","author":[{"family":"Rodríguez-Pérez","given":"Javier"},{"family":"García","given":"Daniel"},{"family":"Martínez","given":"Daniel"}],"issued":{"date-parts":[["2014"]]}}}],"schema":"https://github.com/citation-style-language/schema/raw/master/csl-citation.json"} </w:instrText>
      </w:r>
      <w:r w:rsidR="009106BD" w:rsidRPr="00194654">
        <w:rPr>
          <w:rFonts w:cstheme="minorHAnsi"/>
          <w:color w:val="000000" w:themeColor="text1"/>
        </w:rPr>
        <w:fldChar w:fldCharType="separate"/>
      </w:r>
      <w:r w:rsidR="009106BD" w:rsidRPr="00194654">
        <w:rPr>
          <w:rFonts w:cstheme="minorHAnsi"/>
          <w:color w:val="000000"/>
        </w:rPr>
        <w:t>(Gleditsch et al., 2017; Jongejans et al., 2015; Rodríguez-Pérez et al., 2014)</w:t>
      </w:r>
      <w:r w:rsidR="009106BD" w:rsidRPr="00194654">
        <w:rPr>
          <w:rFonts w:cstheme="minorHAnsi"/>
          <w:color w:val="000000" w:themeColor="text1"/>
        </w:rPr>
        <w:fldChar w:fldCharType="end"/>
      </w:r>
      <w:r w:rsidR="009106BD" w:rsidRPr="00194654">
        <w:rPr>
          <w:rFonts w:cstheme="minorHAnsi"/>
          <w:color w:val="000000" w:themeColor="text1"/>
        </w:rPr>
        <w:t xml:space="preserve">. </w:t>
      </w:r>
      <w:r w:rsidR="004E14C8">
        <w:rPr>
          <w:rFonts w:cstheme="minorHAnsi"/>
          <w:color w:val="000000" w:themeColor="text1"/>
        </w:rPr>
        <w:t>According to this framework, resources, such as perches</w:t>
      </w:r>
      <w:r w:rsidR="009106BD" w:rsidRPr="00194654">
        <w:rPr>
          <w:rFonts w:cstheme="minorHAnsi"/>
          <w:color w:val="000000" w:themeColor="text1"/>
        </w:rPr>
        <w:t xml:space="preserve"> </w:t>
      </w:r>
      <w:r w:rsidR="009106BD" w:rsidRPr="00194654">
        <w:rPr>
          <w:rFonts w:cstheme="minorHAnsi"/>
          <w:color w:val="000000" w:themeColor="text1"/>
        </w:rPr>
        <w:fldChar w:fldCharType="begin"/>
      </w:r>
      <w:r w:rsidR="00EF4447" w:rsidRPr="00194654">
        <w:rPr>
          <w:rFonts w:cstheme="minorHAnsi"/>
          <w:color w:val="000000" w:themeColor="text1"/>
        </w:rPr>
        <w:instrText xml:space="preserve"> ADDIN ZOTERO_ITEM CSL_CITATION {"citationID":"RrqKvkJO","properties":{"formattedCitation":"(Verdu &amp; Garcia-Fayos, 1996)","plainCitation":"(Verdu &amp; Garcia-Fayos, 1996)","noteIndex":0},"citationItems":[{"id":209,"uris":["http://zotero.org/users/local/ud9bfypS/items/XU53RDH4"],"itemData":{"id":209,"type":"article-journal","abstract":"1. The spatial distribution of Pistacia lentiscus, a Mediterranean bird-dispersed plant, in abandoned orchards was found to be strongly linked to the presence of trees or shrubs that act as perches. 2. These perches not only attract seed-disperser birds but also produce favourable microenvironmental conditions for seed germination and seedling establishment. 3. Soil moisture content after a rainfall was always greater beneath perches than not beneath perches. Favourable water potentials for seed germination were maintained for a longer time beneath a perch than elsewhere. 4. After a rainfall, soil was compacted faster where not beneath perches. Seedling radicle penetration into soil was strongly associated with soil compactation.","container-title":"Functional Ecology","DOI":"10.2307/2389853","ISSN":"0269-8463","issue":"2","note":"publisher: [British Ecological Society, Wiley]","page":"275-280","source":"JSTOR","title":"Nucleation Processes in a Mediterranean Bird-Dispersed Plant","volume":"10","author":[{"family":"Verdu","given":"M."},{"family":"Garcia-Fayos","given":"P."}],"issued":{"date-parts":[["1996"]]}}}],"schema":"https://github.com/citation-style-language/schema/raw/master/csl-citation.json"} </w:instrText>
      </w:r>
      <w:r w:rsidR="009106BD" w:rsidRPr="00194654">
        <w:rPr>
          <w:rFonts w:cstheme="minorHAnsi"/>
          <w:color w:val="000000" w:themeColor="text1"/>
        </w:rPr>
        <w:fldChar w:fldCharType="separate"/>
      </w:r>
      <w:r w:rsidR="009106BD" w:rsidRPr="00194654">
        <w:rPr>
          <w:rFonts w:cstheme="minorHAnsi"/>
          <w:noProof/>
          <w:color w:val="000000" w:themeColor="text1"/>
        </w:rPr>
        <w:t>(Verdu &amp; Garcia-Fayos, 1996)</w:t>
      </w:r>
      <w:r w:rsidR="009106BD" w:rsidRPr="00194654">
        <w:rPr>
          <w:rFonts w:cstheme="minorHAnsi"/>
          <w:color w:val="000000" w:themeColor="text1"/>
        </w:rPr>
        <w:fldChar w:fldCharType="end"/>
      </w:r>
      <w:r w:rsidR="009106BD" w:rsidRPr="00194654">
        <w:rPr>
          <w:rFonts w:cstheme="minorHAnsi"/>
          <w:color w:val="000000" w:themeColor="text1"/>
        </w:rPr>
        <w:t xml:space="preserve">, cover </w:t>
      </w:r>
      <w:r w:rsidR="009106BD" w:rsidRPr="00194654">
        <w:rPr>
          <w:rFonts w:cstheme="minorHAnsi"/>
          <w:color w:val="000000" w:themeColor="text1"/>
        </w:rPr>
        <w:fldChar w:fldCharType="begin"/>
      </w:r>
      <w:r w:rsidR="00EF4447" w:rsidRPr="00194654">
        <w:rPr>
          <w:rFonts w:cstheme="minorHAnsi"/>
          <w:color w:val="000000" w:themeColor="text1"/>
        </w:rPr>
        <w:instrText xml:space="preserve"> ADDIN ZOTERO_ITEM CSL_CITATION {"citationID":"3C3gEzSL","properties":{"formattedCitation":"(J. M. Herrera et al., 2011)","plainCitation":"(J. M. Herrera et al., 2011)","noteIndex":0},"citationItems":[{"id":197,"uris":["http://zotero.org/users/local/ud9bfypS/items/M6XSG33N"],"itemData":{"id":197,"type":"article-journal","abstract":"1. We investigated the effect of forest cover and fruit availability on frugivore-mediated seed dispersal of the ornithochorous tree Crataegus monogyna in highly heterogeneous secondary-growth forests of the Cantabrian Range (NW Spain). 2. During 2006 and 2007, we collected dispersed Crataegus seeds from 283 sampling stations in a 400 × 440 m study plot in which forest cover varied from dense to scant. Dispersal kernels were characterized with an extended version of the inverse modelling framework that incorporates the effect of the local environment at the source and the influence of all those environments that seeds potentially encountered during their dispersal path. 3. We found that forest cover and fruit abundance had opposite influences on dispersal patterns. Plants growing in cells with denser cover dispersed more seeds and at larger average distances than those from more sparsely covered cells, while mean dispersal distance and the probability of long-distance dispersal decreased with increasing abundance of fleshy fruits. However, the relative influence of these factors changed between study years, as forest cover had a weak effect on seed dispersal in the second year when fruits were scarcer and more heterogeneously distributed across the landscape. 4. Habitat resistance to seed movement increased with increasing forest cover. Consequently, cells with high forest cover in a matrix of sparse tree density were predicted to intercept a substantial amount of seeds. 5. Synthesis. Our results suggest that the local environment at a seed’s source and, to a lesser extent, all those environments that seeds potentially encounter during their dispersal path can have pervasive effects on frugivore-mediated seed dispersal kernels in heterogeneous landscapes. They also highlight the fact that not just forest cover, but also the underlying fruit-resource distribution, needs to be considered to understand how environmental heterogeneity affects seed dispersal patterns. Our findings could be extended to landscapes subjected to anthropogenic disturbance such as fragmentation. Thus, the consideration of fruit-resource distribution seems essential for establishing the relationship between landscape pattern and the spatial behaviour of frugivores, and in turn, for explaining frugivore-mediated seed dispersal in fragmented landscapes.","container-title":"Journal of Ecology","DOI":"10.1111/j.1365-2745.2011.01861.x","ISSN":"1365-2745","issue":"5","language":"en","note":"_eprint: https://onlinelibrary.wiley.com/doi/pdf/10.1111/j.1365-2745.2011.01861.x","page":"1100-1107","source":"Wiley Online Library","title":"Differential effects of fruit availability and habitat cover for frugivore-mediated seed dispersal in a heterogeneous landscape","volume":"99","author":[{"family":"Herrera","given":"José M."},{"family":"Morales","given":"Juan M."},{"family":"García","given":"Daniel"}],"issued":{"date-parts":[["2011"]]}}}],"schema":"https://github.com/citation-style-language/schema/raw/master/csl-citation.json"} </w:instrText>
      </w:r>
      <w:r w:rsidR="009106BD" w:rsidRPr="00194654">
        <w:rPr>
          <w:rFonts w:cstheme="minorHAnsi"/>
          <w:color w:val="000000" w:themeColor="text1"/>
        </w:rPr>
        <w:fldChar w:fldCharType="separate"/>
      </w:r>
      <w:r w:rsidR="00500364">
        <w:rPr>
          <w:rFonts w:cstheme="minorHAnsi"/>
          <w:noProof/>
          <w:color w:val="000000" w:themeColor="text1"/>
        </w:rPr>
        <w:t>(J. M. Herrera et al., 2011)</w:t>
      </w:r>
      <w:r w:rsidR="009106BD" w:rsidRPr="00194654">
        <w:rPr>
          <w:rFonts w:cstheme="minorHAnsi"/>
          <w:color w:val="000000" w:themeColor="text1"/>
        </w:rPr>
        <w:fldChar w:fldCharType="end"/>
      </w:r>
      <w:r w:rsidR="004E14C8">
        <w:rPr>
          <w:rFonts w:cstheme="minorHAnsi"/>
          <w:color w:val="000000" w:themeColor="text1"/>
        </w:rPr>
        <w:t>,</w:t>
      </w:r>
      <w:r w:rsidR="009106BD" w:rsidRPr="00194654">
        <w:rPr>
          <w:rFonts w:cstheme="minorHAnsi"/>
          <w:color w:val="000000" w:themeColor="text1"/>
        </w:rPr>
        <w:t xml:space="preserve"> and fruit </w:t>
      </w:r>
      <w:r w:rsidR="009106BD" w:rsidRPr="00194654">
        <w:rPr>
          <w:rFonts w:cstheme="minorHAnsi"/>
          <w:color w:val="000000" w:themeColor="text1"/>
        </w:rPr>
        <w:fldChar w:fldCharType="begin"/>
      </w:r>
      <w:r w:rsidR="00EF4447" w:rsidRPr="00194654">
        <w:rPr>
          <w:rFonts w:cstheme="minorHAnsi"/>
          <w:color w:val="000000" w:themeColor="text1"/>
        </w:rPr>
        <w:instrText xml:space="preserve"> ADDIN ZOTERO_ITEM CSL_CITATION {"citationID":"wwqNQqNT","properties":{"formattedCitation":"(J. M. Herrera et al., 2011; Rodr\\uc0\\u237{}guez-P\\uc0\\u233{}rez et al., 2014)","plainCitation":"(J. M. Herrera et al., 2011; Rodríguez-Pérez et al., 2014)","noteIndex":0},"citationItems":[{"id":197,"uris":["http://zotero.org/users/local/ud9bfypS/items/M6XSG33N"],"itemData":{"id":197,"type":"article-journal","abstract":"1. We investigated the effect of forest cover and fruit availability on frugivore-mediated seed dispersal of the ornithochorous tree Crataegus monogyna in highly heterogeneous secondary-growth forests of the Cantabrian Range (NW Spain). 2. During 2006 and 2007, we collected dispersed Crataegus seeds from 283 sampling stations in a 400 × 440 m study plot in which forest cover varied from dense to scant. Dispersal kernels were characterized with an extended version of the inverse modelling framework that incorporates the effect of the local environment at the source and the influence of all those environments that seeds potentially encountered during their dispersal path. 3. We found that forest cover and fruit abundance had opposite influences on dispersal patterns. Plants growing in cells with denser cover dispersed more seeds and at larger average distances than those from more sparsely covered cells, while mean dispersal distance and the probability of long-distance dispersal decreased with increasing abundance of fleshy fruits. However, the relative influence of these factors changed between study years, as forest cover had a weak effect on seed dispersal in the second year when fruits were scarcer and more heterogeneously distributed across the landscape. 4. Habitat resistance to seed movement increased with increasing forest cover. Consequently, cells with high forest cover in a matrix of sparse tree density were predicted to intercept a substantial amount of seeds. 5. Synthesis. Our results suggest that the local environment at a seed’s source and, to a lesser extent, all those environments that seeds potentially encounter during their dispersal path can have pervasive effects on frugivore-mediated seed dispersal kernels in heterogeneous landscapes. They also highlight the fact that not just forest cover, but also the underlying fruit-resource distribution, needs to be considered to understand how environmental heterogeneity affects seed dispersal patterns. Our findings could be extended to landscapes subjected to anthropogenic disturbance such as fragmentation. Thus, the consideration of fruit-resource distribution seems essential for establishing the relationship between landscape pattern and the spatial behaviour of frugivores, and in turn, for explaining frugivore-mediated seed dispersal in fragmented landscapes.","container-title":"Journal of Ecology","DOI":"10.1111/j.1365-2745.2011.01861.x","ISSN":"1365-2745","issue":"5","language":"en","note":"_eprint: https://onlinelibrary.wiley.com/doi/pdf/10.1111/j.1365-2745.2011.01861.x","page":"1100-1107","source":"Wiley Online Library","title":"Differential effects of fruit availability and habitat cover for frugivore-mediated seed dispersal in a heterogeneous landscape","volume":"99","author":[{"family":"Herrera","given":"José M."},{"family":"Morales","given":"Juan M."},{"family":"García","given":"Daniel"}],"issued":{"date-parts":[["2011"]]}}},{"id":203,"uris":["http://zotero.org/users/local/ud9bfypS/items/8F9NQJSH"],"itemData":{"id":203,"type":"article-journal","abstract":"Seed dispersal by animals leads to plant genes, individuals and species flowing across the landscape, but this process has been seldom seen as the explicit result of structural or landscape connectivity. For two years, we studied avian seed dispersal of fleshy-fruited trees in a secondary forest of the northern Iberian Peninsula, considering the areas under the canopies of fruiting trees as hubs of seed deposition. Using graph-theory models, we set a spatially explicit network in a continuous landscape, with individual fruiting trees as nodes and expected frugivore movements as links between nodes. We calculated the contribution of each tree to network connectivity, finding strong inter-annual variability derived from tree properties (position, fruit crop and species). Trees contributing the most to connectivity accumulated larger seed clumps under their canopies, demonstrating agreement between a network structural connectivity and the functional connectivity of seed dispersal flow. This pattern, however, is accentuated when the large-scale distribution of fruiting crops closely matches that of individual trees, suggesting between-year variation in resource tracking by avian frugivores. Our findings reveal connectivity to be an emerging property of plant-disperser systems, operating at the scale of individual fruiting plants, but contingent on the yearly, large-scale templates of fruiting crops.","container-title":"Functional Ecology","DOI":"10.1111/1365-2435.12276","ISSN":"1365-2435","issue":"4","language":"en","note":"_eprint: https://onlinelibrary.wiley.com/doi/pdf/10.1111/1365-2435.12276","page":"990-998","source":"Wiley Online Library","title":"Spatial networks of fleshy-fruited trees drive the flow of avian seed dispersal through a landscape","volume":"28","author":[{"family":"Rodríguez-Pérez","given":"Javier"},{"family":"García","given":"Daniel"},{"family":"Martínez","given":"Daniel"}],"issued":{"date-parts":[["2014"]]}}}],"schema":"https://github.com/citation-style-language/schema/raw/master/csl-citation.json"} </w:instrText>
      </w:r>
      <w:r w:rsidR="009106BD" w:rsidRPr="00194654">
        <w:rPr>
          <w:rFonts w:cstheme="minorHAnsi"/>
          <w:color w:val="000000" w:themeColor="text1"/>
        </w:rPr>
        <w:fldChar w:fldCharType="separate"/>
      </w:r>
      <w:r w:rsidR="00500364" w:rsidRPr="00500364">
        <w:rPr>
          <w:rFonts w:ascii="Calibri" w:cs="Calibri"/>
        </w:rPr>
        <w:t xml:space="preserve">(J. M. </w:t>
      </w:r>
      <w:r w:rsidR="00500364" w:rsidRPr="00500364">
        <w:rPr>
          <w:rFonts w:ascii="Calibri" w:cs="Calibri"/>
        </w:rPr>
        <w:lastRenderedPageBreak/>
        <w:t>Herrera et al., 2011; Rodríguez-Pérez et al., 2014)</w:t>
      </w:r>
      <w:r w:rsidR="009106BD" w:rsidRPr="00194654">
        <w:rPr>
          <w:rFonts w:cstheme="minorHAnsi"/>
          <w:color w:val="000000" w:themeColor="text1"/>
        </w:rPr>
        <w:fldChar w:fldCharType="end"/>
      </w:r>
      <w:r w:rsidR="004E14C8">
        <w:rPr>
          <w:rFonts w:cstheme="minorHAnsi"/>
          <w:color w:val="000000" w:themeColor="text1"/>
        </w:rPr>
        <w:t>,</w:t>
      </w:r>
      <w:r w:rsidR="009106BD" w:rsidRPr="00194654">
        <w:rPr>
          <w:rFonts w:cstheme="minorHAnsi"/>
          <w:color w:val="000000" w:themeColor="text1"/>
        </w:rPr>
        <w:t xml:space="preserve"> can indirectly attract seed rain </w:t>
      </w:r>
      <w:r w:rsidR="004E14C8">
        <w:rPr>
          <w:rFonts w:cstheme="minorHAnsi"/>
          <w:color w:val="000000" w:themeColor="text1"/>
        </w:rPr>
        <w:t xml:space="preserve">by </w:t>
      </w:r>
      <w:r w:rsidR="009106BD" w:rsidRPr="00194654">
        <w:rPr>
          <w:rFonts w:cstheme="minorHAnsi"/>
          <w:color w:val="000000" w:themeColor="text1"/>
        </w:rPr>
        <w:t>influenc</w:t>
      </w:r>
      <w:r w:rsidR="004E14C8">
        <w:rPr>
          <w:rFonts w:cstheme="minorHAnsi"/>
          <w:color w:val="000000" w:themeColor="text1"/>
        </w:rPr>
        <w:t>ing</w:t>
      </w:r>
      <w:r w:rsidR="009106BD" w:rsidRPr="00194654">
        <w:rPr>
          <w:rFonts w:cstheme="minorHAnsi"/>
          <w:color w:val="000000" w:themeColor="text1"/>
        </w:rPr>
        <w:t xml:space="preserve"> animal behavior </w:t>
      </w:r>
      <w:r w:rsidR="009106BD" w:rsidRPr="00194654">
        <w:rPr>
          <w:rFonts w:cstheme="minorHAnsi"/>
          <w:color w:val="000000" w:themeColor="text1"/>
        </w:rPr>
        <w:fldChar w:fldCharType="begin"/>
      </w:r>
      <w:r w:rsidR="00EF4447" w:rsidRPr="00194654">
        <w:rPr>
          <w:rFonts w:cstheme="minorHAnsi"/>
          <w:color w:val="000000" w:themeColor="text1"/>
        </w:rPr>
        <w:instrText xml:space="preserve"> ADDIN ZOTERO_ITEM CSL_CITATION {"citationID":"QbBQRz5s","properties":{"formattedCitation":"(Garc\\uc0\\u237{}a et al., 2011; Schupp et al., 2019)","plainCitation":"(García et al., 2011; Schupp et al., 2019)","dontUpdate":true,"noteIndex":0},"citationItems":[{"id":128,"uris":["http://zotero.org/users/local/ud9bfypS/items/KPWJVYD4"],"itemData":{"id":128,"type":"article-journal","abstract":"Plant–animal interactions are crucial nodes in the structure of communities and pivotal drivers of ecosystem functioning. Much of this relevance may depend on how animals cope with plant resources at different spatial scales. However, little is known about how and why different interactions perform at different scales in the same environmental setting. In this study we assess the spatial scales at which two plant–animal interactions operate and disentangle the environmental factors (plant resource availability vs. habitat structure) underpinning these operational scales. We studied two interactions with opposite (mutualistic vs. antagonistic) ecological effects on fleshy-fruited trees, frugivory and seed dispersal by birds, and the later predation by rodents on bird-dispersed seeds. Employing a standardized sampling, we covered three temperate ecosystems hosting structurally similar plant–frugivore–seed predator systems: Cantabrian forest, Mediterranean shrubland, and Patagonian forest. We sampled habitat structure (tree and understory covers), fleshy-fruit abundance, bird-dispersed seed occurrence, frugivorous bird abundance, and seed predation rate, along 1500–2500 m transects. Using a spatially explicit approach, we broke down the predictable spatial patterns of bird abundance and seed predation rate into patchiness at three consecutive spatial scales (broad, intermediate, and fine). The degree of patchiness and the allocation of spatial variability at different scales suggested a hierarchically nested structure in frugivory and seed predation, but a larger operational scale in seed predation than in frugivory. Scale-specific spatial distributions were explained by the response of animals to plant resource availability and habitat structure. Birds tracked fruits at large spatial scales in all systems and, within some systems, even across consecutive scales. Seed predation distribution was more responsive to habitat features than to resource availability. The reinforcement of resource tracking patterns across scales sometimes occurred simultaneously with the dilution of habitat effects, suggesting that scale dependence may emerge from trade-offs between resource acquisition and the effects of other factors, such as predation risk, on interacting animals. Our findings suggest that scale dependence in frugivory and seed predation may affect the balance of demographic effects of these interactions in plant populations. Moreover, the consistency of frugivory patterns within and across spatial scales may condition the redundancy of seed dispersal as an ecosystem function.","container-title":"Ecological Monographs","DOI":"10.1890/10-0470.1","ISSN":"1557-7015","issue":"1","language":"en","note":"_eprint: https://onlinelibrary.wiley.com/doi/pdf/10.1890/10-0470.1","page":"103-121","source":"Wiley Online Library","title":"The spatial scale of plant–animal interactions: effects of resource availability and habitat structure","title-short":"The spatial scale of plant–animal interactions","volume":"81","author":[{"family":"García","given":"Daniel"},{"family":"Zamora","given":"Regino"},{"family":"Amico","given":"Guillermo C."}],"issued":{"date-parts":[["2011"]]}}},{"id":125,"uris":["http://zotero.org/users/local/ud9bfypS/items/CTZGESWI"],"itemData":{"id":125,"type":"article-journal","abstract":"There is growing realization that intraspecific variation in seed dispersal can have important ecological and evolutionary consequences. However, we do not have a good understanding of the drivers or causes of intraspecific variation in dispersal, how strong an effect these drivers have, and how widespread they are across dispersal modes. As a first step to developing a better understanding, we present a broad, but not exhaustive, review of what is known about the drivers of intraspecific variation in seed dispersal, and what remains uncertain. We start by decomposing ‘drivers of intraspecific variation in seed dispersal’ into intrinsic drivers (i.e. variation in traits of individual plants) and extrinsic drivers (i.e. variation in ecological context). For intrinsic traits, we further decompose intraspecific variation into variation among individuals and variation of trait values within individuals. We then review our understanding of the major intrinsic and extrinsic drivers of intraspecific variation in seed dispersal, with an emphasis on variation among individuals. Crop size is the best-supported and best-understood intrinsic driver of variation across dispersal modes; overall, more seeds are dispersed as more seeds are produced, even in cases where per seed dispersal rates decline. Fruit/seed size is the second most widely studied intrinsic driver, and is also relevant to a broad range of seed dispersal modes. Remaining intrinsic drivers are poorly understood, and range from effects that are probably widespread, such as plant height, to drivers that are most likely sporadic, such as fruit or seed colour polymorphism. Primary extrinsic drivers of variation in seed dispersal include local environmental conditions and habitat structure. Finally, we present a selection of outstanding questions as a starting point to advance our understanding of individual variation in seed dispersal.","container-title":"AoB PLANTS","DOI":"10.1093/aobpla/plz067","ISSN":"2041-2851","issue":"6","journalAbbreviation":"AoB PLANTS","source":"Silverchair","title":"Intrinsic and extrinsic drivers of intraspecific variation in seed dispersal are diverse and pervasive","URL":"https://doi.org/10.1093/aobpla/plz067","volume":"11","author":[{"family":"Schupp","given":"Eugene W"},{"family":"Zwolak","given":"Rafal"},{"family":"Jones","given":"Landon R"},{"family":"Snell","given":"Rebecca S"},{"family":"Beckman","given":"Noelle G"},{"family":"Aslan","given":"Clare"},{"family":"Cavazos","given":"Brittany R"},{"family":"Effiom","given":"Edu"},{"family":"Fricke","given":"Evan C"},{"family":"Montaño-Centellas","given":"Flavia"},{"family":"Poulsen","given":"John"},{"family":"Razafindratsima","given":"Onja H"},{"family":"Sandor","given":"Manette E"},{"family":"Shea","given":"Katriona"}],"accessed":{"date-parts":[["2021",10,24]]},"issued":{"date-parts":[["2019",11,1]]}}}],"schema":"https://github.com/citation-style-language/schema/raw/master/csl-citation.json"} </w:instrText>
      </w:r>
      <w:r w:rsidR="009106BD" w:rsidRPr="00194654">
        <w:rPr>
          <w:rFonts w:cstheme="minorHAnsi"/>
          <w:color w:val="000000" w:themeColor="text1"/>
        </w:rPr>
        <w:fldChar w:fldCharType="separate"/>
      </w:r>
      <w:r w:rsidR="009106BD" w:rsidRPr="00194654">
        <w:rPr>
          <w:rFonts w:cstheme="minorHAnsi"/>
          <w:color w:val="000000" w:themeColor="text1"/>
        </w:rPr>
        <w:t>(Saracco et al. 2004; García et al., 2011; Carpentar et al. 2018; Schupp et al., 2019)</w:t>
      </w:r>
      <w:r w:rsidR="009106BD" w:rsidRPr="00194654">
        <w:rPr>
          <w:rFonts w:cstheme="minorHAnsi"/>
          <w:color w:val="000000" w:themeColor="text1"/>
        </w:rPr>
        <w:fldChar w:fldCharType="end"/>
      </w:r>
      <w:r w:rsidR="009106BD" w:rsidRPr="00194654">
        <w:rPr>
          <w:rFonts w:cstheme="minorHAnsi"/>
          <w:color w:val="000000" w:themeColor="text1"/>
        </w:rPr>
        <w:t xml:space="preserve">. </w:t>
      </w:r>
      <w:r>
        <w:rPr>
          <w:rFonts w:cstheme="minorHAnsi"/>
          <w:color w:val="000000" w:themeColor="text1"/>
        </w:rPr>
        <w:t xml:space="preserve">Resource tracking vertebrate vectors have different diets and respond to variation in food </w:t>
      </w:r>
      <w:r w:rsidRPr="00F238ED">
        <w:rPr>
          <w:rFonts w:cstheme="minorHAnsi"/>
          <w:color w:val="000000" w:themeColor="text1"/>
        </w:rPr>
        <w:t>resources</w:t>
      </w:r>
      <w:r w:rsidR="003834ED">
        <w:rPr>
          <w:rFonts w:cstheme="minorHAnsi"/>
          <w:color w:val="000000" w:themeColor="text1"/>
        </w:rPr>
        <w:t xml:space="preserve"> </w:t>
      </w:r>
      <w:r w:rsidR="00E91C6B">
        <w:rPr>
          <w:rFonts w:cstheme="minorHAnsi"/>
          <w:color w:val="000000" w:themeColor="text1"/>
        </w:rPr>
        <w:fldChar w:fldCharType="begin"/>
      </w:r>
      <w:r w:rsidR="00E91C6B">
        <w:rPr>
          <w:rFonts w:cstheme="minorHAnsi"/>
          <w:color w:val="000000" w:themeColor="text1"/>
        </w:rPr>
        <w:instrText xml:space="preserve"> ADDIN ZOTERO_ITEM CSL_CITATION {"citationID":"ZtTeP0dh","properties":{"formattedCitation":"(Blendinger et al., 2015; Fuentes, 1994; Johnson et al., 1985; McConkey &amp; O\\uc0\\u8217{}Farrill, 2016)","plainCitation":"(Blendinger et al., 2015; Fuentes, 1994; Johnson et al., 1985; McConkey &amp; O’Farrill, 2016)","noteIndex":0},"citationItems":[{"id":213,"uris":["http://zotero.org/users/local/ud9bfypS/items/FQNIVI5N"],"itemData":{"id":213,"type":"article-journal","abstract":"Fruit pulp is an important source of nutrients for many bird species. Fruit-eating birds use a variety of strategies to cope with changes in the availability of fruits, exhibiting a remarkable ability to track resources. We assessed the role of nutrient availability in the fruiting environment as a factor driving resource tracking by fruit-eating birds. Fruit consumption by the four most common frugivorous species in a 6-ha plot in the Southern Yungas montane forest of Argentina was assessed. We determined the content of selected nutrients (soluble carbohydrates, proteins, phenols, ascorbic acid and essential minerals) in 22 fruiting plant species eaten by birds, and measured fruit–frugivore interactions and the availability of nutrients and dry fruit pulp mass over 2 years. There was strong temporal covariation in the availability of the selected nutrients in fruits across the study period. Similarly, the availability of nutrients in the fruiting environment covaried with pulp mass. Fruit consumption by the four commonest bird species and the abundance of most species were positively associated with nutrient availability and dry pulp mass. Nutrient availability was a good predictor of temporal fruit tracking by three of the four commonest frugivores. Despite large differences in particular nutrient concentrations in fruits, overall nutrient (and pulp) quantity in the fruiting environment played a greater role in fruit tracking than did the nutritional quality of individual fruits. While overall nutrient availability (i.e. across fruit) and total pulp mass were important determinants of fruit tracking, we suggest that plant species-specific differences in fruit nutrient concentration may be important in short-term foraging decisions involved in fruit choice and nutritional balance of birds.","container-title":"Ibis","DOI":"10.1111/ibi.12274","ISSN":"1474-919X","issue":"3","language":"en","note":"_eprint: https://onlinelibrary.wiley.com/doi/pdf/10.1111/ibi.12274","page":"480-495","source":"Wiley Online Library","title":"Nutrients in fruits as determinants of resource tracking by birds","volume":"157","author":[{"family":"Blendinger","given":"Pedro G."},{"family":"Giannini","given":"Norberto P."},{"family":"Zampini","given":"Iris C."},{"family":"Ordoñez","given":"Roxana"},{"family":"Torres","given":"Sebastián"},{"family":"Sayago","given":"Jorge E."},{"family":"Ruggera","given":"Román A."},{"family":"Isla","given":"María Inés"}],"issued":{"date-parts":[["2015"]]}}},{"id":324,"uris":["http://zotero.org/users/local/ud9bfypS/items/9MGYTYTK"],"itemData":{"id":324,"type":"article-journal","abstract":"Differences in fruit choice among the bird species of a Spanish shrubland were related to the size of fruits and to the lipid content of pulp. Lipid-rich fruits were selected by the bird species with slower food passage rates through the digestive tract. These bird species also fed frequently on insects and seeds. Bird species with faster food passage rates fed less on insects and seeds, and ate mainly fruits with pulp poor in lipids (rich in sugars and water). Studies of digestion in birds indicate that lipids require slower food passage rates for efficient digestion and intestinal transport than simple sugars. The available evidence indicates that the European bird species that show stronger preferences for lipid-rich fruits are no better as seed dispersers, from the point of view of the plants, than species choosing lipidpoor fruits. Thus, the degree of frugivory of birds, their fruit choice patterns and their effects on seed dispersal do not seem to be related to each other in the ways expected by the early models of the evolution of fleshy fruits.","container-title":"Oecologia","DOI":"10.1007/BF00317917","ISSN":"1432-1939","issue":"1","journalAbbreviation":"Oecologia","language":"en","page":"134-142","source":"Springer Link","title":"Diets of fruit-eating birds: what are the causes of interspecific differences?","title-short":"Diets of fruit-eating birds","volume":"97","author":[{"family":"Fuentes","given":"Marcelino"}],"issued":{"date-parts":[["1994",2,1]]}}},{"id":326,"uris":["http://zotero.org/users/local/ud9bfypS/items/97RAMFE4"],"itemData":{"id":326,"type":"article-journal","abstract":"To learn some of the bases for consumption of temperate fleshy fruits by birds, we examined nutritional and morphological traits of temperate fleshy fruits and made laboratory observations on consumption of individual fruit species using 18 fruit species and 11 migrant frugivorous bird species in Illinois. The only seasonal trends in fruit traits were interspecific increases in absolute quantity of potassium and protein per fruit. Fruit energy content did not differ among species having bicolored vs. monochrome or small vs. large fruit displays. The fruit mass consumed was correlated best with dry pulp mass per fruit, providing significant positive correlations in 6 of 11 frugivorous species. Large fruit size relative to bill size did not appear to affect fruit consumption over the range of fruit sizes and bird species used. Because retained energy was correlated with mass consumed, the fruit pulp mass consumed was in most cases a good index of the energy obtained. Some significant differences occurred in digestive efficiency of a bird species eating different fruit species, and among different bird species eating a single fruit species, but no trends were apparent. Regurgitated seeds generally spent less time in a bird than did defecated seeds, facilitating more rapid disposal of seed ballast. Smaller birds defecated only small seeds and regurgitated some small seeds as wells as large ones, whereas larger birds defecated all smaller seeds may larger ones. Consequently, resultant seed shadows may depend upon both bird and seed size.","container-title":"Ecology","DOI":"10.2307/1940543","ISSN":"1939-9170","issue":"3","language":"en","note":"_eprint: https://onlinelibrary.wiley.com/doi/pdf/10.2307/1940543","page":"819-827","source":"Wiley Online Library","title":"Nutritional Values of Wild Fruits and Consumption by Migrant Frugivorous Birds","volume":"66","author":[{"family":"Johnson","given":"Robert A."},{"family":"Willson","given":"Mary F."},{"family":"Thompson","given":"John N."},{"family":"Bertin","given":"Robert I."}],"issued":{"date-parts":[["1985"]]}}},{"id":240,"uris":["http://zotero.org/users/local/ud9bfypS/items/WAQIRDTZ"],"itemData":{"id":240,"type":"article-journal","abstract":"Cryptic function loss occurs when the ecological function of an animal population is significantly altered as a result of disturbance, even though the species is still present in the ecosystem. We reviewed the evidence for cryptic function loss to be widespread among seed disperser populations that persist under disturbed conditions. We found overwhelming support for the seed dispersal effectiveness of animals to be negatively impacted by all forms of disturbance (population decline, changes in community assemblages, habitat change, and climate change). However, seed dispersal was positively affected in some examples, particularly when extirpation of an interacting frugivore or predator enhanced fruit consumption. It is essential that we improve our understanding of the mechanisms by which seed dispersal is lost, even though the disperser's population remains viable, as there are many unanswered questions that hinder an objective understanding of this threat. We need to consider how seed dispersal effectiveness is determined by species population size and small changes in phenotypes. In addition, we must increase our understanding of behavioral impacts on seed dispersal and how it might be regulated by disturbance. The complexity and flexibility of seed dispersal interactions could mean that communities are adaptable to many changes; alternatively, ecosystems might be severely threatened by cryptic function loss because of the myriad ways in which multiple frugivore populations can be simultaneously affected and the fact that early signs of function loss can be hidden by stable population sizes.","container-title":"Biological Conservation","DOI":"10.1016/j.biocon.2016.06.024","ISSN":"0006-3207","journalAbbreviation":"Biological Conservation","language":"en","page":"38-49","source":"ScienceDirect","title":"Loss of seed dispersal before the loss of seed dispersers","volume":"201","author":[{"family":"McConkey","given":"Kim R."},{"family":"O'Farrill","given":"Georgina"}],"issued":{"date-parts":[["2016",9,1]]}}}],"schema":"https://github.com/citation-style-language/schema/raw/master/csl-citation.json"} </w:instrText>
      </w:r>
      <w:r w:rsidR="00E91C6B">
        <w:rPr>
          <w:rFonts w:cstheme="minorHAnsi"/>
          <w:color w:val="000000" w:themeColor="text1"/>
        </w:rPr>
        <w:fldChar w:fldCharType="separate"/>
      </w:r>
      <w:r w:rsidR="00E91C6B" w:rsidRPr="00E91C6B">
        <w:rPr>
          <w:rFonts w:ascii="Calibri" w:cs="Calibri"/>
          <w:color w:val="000000"/>
        </w:rPr>
        <w:t>(Blendinger et al., 2015; Fuentes, 1994; Johnson et al., 1985; McConkey &amp; O’Farrill, 2016)</w:t>
      </w:r>
      <w:r w:rsidR="00E91C6B">
        <w:rPr>
          <w:rFonts w:cstheme="minorHAnsi"/>
          <w:color w:val="000000" w:themeColor="text1"/>
        </w:rPr>
        <w:fldChar w:fldCharType="end"/>
      </w:r>
      <w:r w:rsidR="00E91C6B">
        <w:rPr>
          <w:rFonts w:cstheme="minorHAnsi"/>
          <w:color w:val="000000"/>
        </w:rPr>
        <w:t>.</w:t>
      </w:r>
      <w:r w:rsidR="00F238ED" w:rsidRPr="00E67F10">
        <w:rPr>
          <w:rFonts w:cstheme="minorHAnsi"/>
          <w:color w:val="000000" w:themeColor="text1"/>
        </w:rPr>
        <w:t xml:space="preserve"> </w:t>
      </w:r>
      <w:r w:rsidRPr="00E67F10">
        <w:rPr>
          <w:rFonts w:cstheme="minorHAnsi"/>
          <w:color w:val="000000" w:themeColor="text1"/>
        </w:rPr>
        <w:t xml:space="preserve">Moreover, generalist vectors seek out and subsequently disperse rare fruiting plants </w:t>
      </w:r>
      <w:r w:rsidR="00F238ED">
        <w:rPr>
          <w:rFonts w:cstheme="minorHAnsi"/>
        </w:rPr>
        <w:fldChar w:fldCharType="begin"/>
      </w:r>
      <w:r w:rsidR="00F238ED">
        <w:rPr>
          <w:rFonts w:cstheme="minorHAnsi"/>
        </w:rPr>
        <w:instrText xml:space="preserve"> ADDIN ZOTERO_ITEM CSL_CITATION {"citationID":"41khov0Q","properties":{"formattedCitation":"(Carlo &amp; Morales, 2016)","plainCitation":"(Carlo &amp; Morales, 2016)","noteIndex":0},"citationItems":[{"id":164,"uris":["http://zotero.org/users/local/ud9bfypS/items/LC2C5L3P"],"itemData":{"id":164,"type":"article-journal","abstract":"Regenerated forests now compose over half of the world's tropical forest cover and are increasingly important as providers of ecosystem services, freshwater, and biodiversity conservation. Much of the value and functionality of regenerating forests depends on the plant diversity they contain. Tropical forest diversity is strongly shaped by mutualistic interactions between plants and fruit-eating animals (frugivores) that disperse seeds. Here we show how seed dispersal by birds can influence the speed and diversity of early successional forests in Puerto Rico. For two years, we monitored the monthly fruit production of bird-dispersed plants on a fragmented landscape, and measured seed dispersal activity of birds and plant establishment in experimental plots located in deforested areas. Two predominantly omnivorous bird species, the Northern Mockingbird (Mimus polyglottos) and the Gray Kingbird (Tyrannus dominicensis), proved critical for speeding up the establishment of woody plants and increasing the species richness and diversity of the seed rain in deforested areas. Seed dispersal by these generalists increased the odds for rare plant species to disperse and establish in experimental forest-regeneration plots. Results indicate that birds that mix fruit and insects in their diets and actively forage across open and forested habitats can play keystone roles in the regeneration of mutualistic plant–animal communities. Furthermore, our analyses reveal that rare-biased (antiapostatic) frugivory and seed dispersal is the mechanism responsible for increasing plant diversity in the early-regenerating community.","container-title":"Ecology","DOI":"10.1890/15-2147.1","ISSN":"1939-9170","issue":"7","language":"en","note":"_eprint: https://onlinelibrary.wiley.com/doi/pdf/10.1890/15-2147.1","page":"1819-1831","source":"Wiley Online Library","title":"Generalist birds promote tropical forest regeneration and increase plant diversity via rare-biased seed dispersal","volume":"97","author":[{"family":"Carlo","given":"Tomás A."},{"family":"Morales","given":"Juan M."}],"issued":{"date-parts":[["2016"]]}}}],"schema":"https://github.com/citation-style-language/schema/raw/master/csl-citation.json"} </w:instrText>
      </w:r>
      <w:r w:rsidR="00F238ED">
        <w:rPr>
          <w:rFonts w:cstheme="minorHAnsi"/>
        </w:rPr>
        <w:fldChar w:fldCharType="separate"/>
      </w:r>
      <w:r w:rsidR="00F238ED">
        <w:rPr>
          <w:rFonts w:cstheme="minorHAnsi"/>
          <w:noProof/>
        </w:rPr>
        <w:t>(Carlo &amp; Morales, 2016)</w:t>
      </w:r>
      <w:r w:rsidR="00F238ED">
        <w:rPr>
          <w:rFonts w:cstheme="minorHAnsi"/>
        </w:rPr>
        <w:fldChar w:fldCharType="end"/>
      </w:r>
      <w:r w:rsidRPr="00E67F10">
        <w:rPr>
          <w:rFonts w:cstheme="minorHAnsi"/>
          <w:color w:val="000000" w:themeColor="text1"/>
        </w:rPr>
        <w:t xml:space="preserve">. As a </w:t>
      </w:r>
      <w:r w:rsidR="0073215C" w:rsidRPr="00E67F10">
        <w:rPr>
          <w:rFonts w:cstheme="minorHAnsi"/>
          <w:color w:val="000000" w:themeColor="text1"/>
        </w:rPr>
        <w:t xml:space="preserve">result, </w:t>
      </w:r>
      <w:r w:rsidRPr="00E67F10">
        <w:rPr>
          <w:rFonts w:cstheme="minorHAnsi"/>
          <w:color w:val="000000" w:themeColor="text1"/>
        </w:rPr>
        <w:t>resource tracking may result in a positive relationship between the richness of resources and seed rain</w:t>
      </w:r>
      <w:r w:rsidRPr="00921F11">
        <w:rPr>
          <w:rFonts w:cstheme="minorHAnsi"/>
          <w:color w:val="000000" w:themeColor="text1"/>
        </w:rPr>
        <w:t>.</w:t>
      </w:r>
      <w:r w:rsidRPr="00E67F10">
        <w:rPr>
          <w:rFonts w:cstheme="minorHAnsi"/>
          <w:color w:val="000000" w:themeColor="text1"/>
        </w:rPr>
        <w:t xml:space="preserve"> </w:t>
      </w:r>
      <w:r w:rsidR="002A2609" w:rsidRPr="00E67F10">
        <w:rPr>
          <w:rFonts w:cstheme="minorHAnsi"/>
          <w:color w:val="000000" w:themeColor="text1"/>
        </w:rPr>
        <w:t xml:space="preserve">Depending on </w:t>
      </w:r>
      <w:r w:rsidR="00ED3548" w:rsidRPr="00E67F10">
        <w:rPr>
          <w:rFonts w:cstheme="minorHAnsi"/>
          <w:color w:val="000000" w:themeColor="text1"/>
        </w:rPr>
        <w:t xml:space="preserve">subsequent post-dispersal </w:t>
      </w:r>
      <w:r w:rsidR="002A2609" w:rsidRPr="00E67F10">
        <w:rPr>
          <w:rFonts w:cstheme="minorHAnsi"/>
          <w:color w:val="000000" w:themeColor="text1"/>
        </w:rPr>
        <w:t xml:space="preserve">ecological interactions and microsite quality associated with </w:t>
      </w:r>
      <w:r w:rsidR="00ED3548" w:rsidRPr="00E67F10">
        <w:rPr>
          <w:rFonts w:cstheme="minorHAnsi"/>
          <w:color w:val="000000" w:themeColor="text1"/>
        </w:rPr>
        <w:t xml:space="preserve">such vector-preferred </w:t>
      </w:r>
      <w:r w:rsidR="002A2609" w:rsidRPr="00E67F10">
        <w:rPr>
          <w:rFonts w:cstheme="minorHAnsi"/>
          <w:color w:val="000000" w:themeColor="text1"/>
        </w:rPr>
        <w:t xml:space="preserve">resources, this </w:t>
      </w:r>
      <w:r w:rsidRPr="00921F11">
        <w:rPr>
          <w:rFonts w:cstheme="minorHAnsi"/>
          <w:color w:val="000000" w:themeColor="text1"/>
        </w:rPr>
        <w:t>relationship may result in a positive feedback loop that supports diversity in diffuse mutualisms</w:t>
      </w:r>
      <w:r w:rsidR="0000501B">
        <w:rPr>
          <w:rFonts w:cstheme="minorHAnsi"/>
          <w:color w:val="000000" w:themeColor="text1"/>
        </w:rPr>
        <w:t xml:space="preserve"> </w:t>
      </w:r>
      <w:r w:rsidR="0000501B">
        <w:rPr>
          <w:rFonts w:cstheme="minorHAnsi"/>
          <w:color w:val="000000" w:themeColor="text1"/>
        </w:rPr>
        <w:fldChar w:fldCharType="begin"/>
      </w:r>
      <w:r w:rsidR="0000501B">
        <w:rPr>
          <w:rFonts w:cstheme="minorHAnsi"/>
          <w:color w:val="000000" w:themeColor="text1"/>
        </w:rPr>
        <w:instrText xml:space="preserve"> ADDIN ZOTERO_ITEM CSL_CITATION {"citationID":"xrGRCzjb","properties":{"formattedCitation":"(Spiegel &amp; Nathan, 2010)","plainCitation":"(Spiegel &amp; Nathan, 2010)","noteIndex":0},"citationItems":[{"id":337,"uris":["http://zotero.org/users/local/ud9bfypS/items/7SPQGHPE"],"itemData":{"id":337,"type":"article-journal","abstract":"The directed-dispersal (DrD) hypothesis, one of the main explanations for the adaptive value of seed dispersal, asserts that enhanced (nonrandom) arrival to favorable establishment sites is advantageous for plant fitness. However, as anticipated by the ideal free distribution theory, enhanced seed deposition may impair site suitability by increasing density-dependent mortality, thus negating the advantage postulated by the DrD hypothesis. Although the role of density effects is thoroughly discussed in the seed-dispersal literature, this DrD paradox remains largely overlooked. The paradox, however, may be particularly pronounced in animal-mediated dispersal systems, in which DrD is relatively common, because animals tend to generate local seed aggregations due to their nonrandom movements. To investigate possible solutions to the DrD paradox, we first introduce a simple analytical model that calculates the optimal DrD level at which seed arrival to favorable establishment sites yields maximal fitness gain in comparison to a null model of random arrival. This model predicts intermediate optimal DrD levels that correspond to various attributes of the plants, the dispersers, and the habitat. We then use a simulation model to explore the temporal dynamics of the invasion process of the DrD strategy in a randomly dispersed population, and the resistance of a DrD population against invasion of other dispersal strategies. This model demonstrates that some properties of the invasion process (e.g., mutant persistence ratio in the population and generations until initial establishment) are facilitated by high DrD levels, and not by intermediate levels as expected from the analytical model. These results highlight the need to revise the DrD hypothesis to include the countering effects of density-dependent mortality inherently imposed by enhanced arrival of seeds to specific sites. We illustrate how the revised hypothesis can elucidate previous results from empirical studies reporting little or no support for the DrD hypothesis, and we suggest its incorporation in designing empirical studies of plant recruitment and in management practices.","container-title":"Ecology","DOI":"10.1890/09-1166.1","ISSN":"1939-9170","issue":"5","language":"en","note":"_eprint: https://onlinelibrary.wiley.com/doi/pdf/10.1890/09-1166.1","page":"1538-1548","source":"Wiley Online Library","title":"Incorporating density dependence into the directed-dispersal hypothesis","volume":"91","author":[{"family":"Spiegel","given":"Orr"},{"family":"Nathan","given":"Ran"}],"issued":{"date-parts":[["2010"]]}}}],"schema":"https://github.com/citation-style-language/schema/raw/master/csl-citation.json"} </w:instrText>
      </w:r>
      <w:r w:rsidR="0000501B">
        <w:rPr>
          <w:rFonts w:cstheme="minorHAnsi"/>
          <w:color w:val="000000" w:themeColor="text1"/>
        </w:rPr>
        <w:fldChar w:fldCharType="separate"/>
      </w:r>
      <w:r w:rsidR="0000501B">
        <w:rPr>
          <w:rFonts w:cstheme="minorHAnsi"/>
          <w:noProof/>
          <w:color w:val="000000" w:themeColor="text1"/>
        </w:rPr>
        <w:t>(Spiegel &amp; Nathan, 2010)</w:t>
      </w:r>
      <w:r w:rsidR="0000501B">
        <w:rPr>
          <w:rFonts w:cstheme="minorHAnsi"/>
          <w:color w:val="000000" w:themeColor="text1"/>
        </w:rPr>
        <w:fldChar w:fldCharType="end"/>
      </w:r>
      <w:r w:rsidR="0000501B">
        <w:rPr>
          <w:rFonts w:cstheme="minorHAnsi"/>
          <w:color w:val="000000" w:themeColor="text1"/>
        </w:rPr>
        <w:t>.</w:t>
      </w:r>
      <w:r w:rsidR="002A2609" w:rsidRPr="00E67F10">
        <w:rPr>
          <w:rFonts w:cstheme="minorHAnsi"/>
          <w:color w:val="000000" w:themeColor="text1"/>
        </w:rPr>
        <w:t xml:space="preserve"> </w:t>
      </w:r>
      <w:r w:rsidRPr="00921F11">
        <w:rPr>
          <w:rFonts w:cstheme="minorHAnsi"/>
          <w:color w:val="000000" w:themeColor="text1"/>
        </w:rPr>
        <w:t xml:space="preserve">However, </w:t>
      </w:r>
      <w:r w:rsidRPr="00E67F10">
        <w:rPr>
          <w:rFonts w:cstheme="minorHAnsi"/>
          <w:color w:val="000000" w:themeColor="text1"/>
        </w:rPr>
        <w:t>w</w:t>
      </w:r>
      <w:r w:rsidR="009106BD" w:rsidRPr="00E67F10">
        <w:rPr>
          <w:rFonts w:cstheme="minorHAnsi"/>
          <w:color w:val="000000" w:themeColor="text1"/>
        </w:rPr>
        <w:t>ith food</w:t>
      </w:r>
      <w:r w:rsidR="009106BD" w:rsidRPr="00194654">
        <w:rPr>
          <w:rFonts w:cstheme="minorHAnsi"/>
          <w:color w:val="000000" w:themeColor="text1"/>
        </w:rPr>
        <w:t xml:space="preserve"> resources shifting in many ecosystems as a result of </w:t>
      </w:r>
      <w:r>
        <w:rPr>
          <w:rFonts w:cstheme="minorHAnsi"/>
          <w:color w:val="000000" w:themeColor="text1"/>
        </w:rPr>
        <w:t xml:space="preserve">climate change, plant invasions, land cover alteration, and shifting disturbance regimes </w:t>
      </w:r>
      <w:r w:rsidR="00E91C6B">
        <w:rPr>
          <w:rFonts w:cstheme="minorHAnsi"/>
          <w:color w:val="000000" w:themeColor="text1"/>
        </w:rPr>
        <w:fldChar w:fldCharType="begin"/>
      </w:r>
      <w:r w:rsidR="00E91C6B">
        <w:rPr>
          <w:rFonts w:cstheme="minorHAnsi"/>
          <w:color w:val="000000" w:themeColor="text1"/>
        </w:rPr>
        <w:instrText xml:space="preserve"> ADDIN ZOTERO_ITEM CSL_CITATION {"citationID":"sWudMUpp","properties":{"formattedCitation":"(Damschen et al., 2019; Gleditsch &amp; Carlo, 2011; McConkey &amp; O\\uc0\\u8217{}Farrill, 2016; Mollot et al., 2017)","plainCitation":"(Damschen et al., 2019; Gleditsch &amp; Carlo, 2011; McConkey &amp; O’Farrill, 2016; Mollot et al., 2017)","noteIndex":0},"citationItems":[{"id":269,"uris":["http://zotero.org/users/local/ud9bfypS/items/6XP3A562"],"itemData":{"id":269,"type":"article-journal","abstract":"Landscape connectivity increases plant species richness over decades by promoting colonizations and preventing extinctions.","archive_location":"world","container-title":"Science","DOI":"10.1126/science.aax8992","language":"EN","license":"Copyright © 2019 The Authors, some rights reserved; exclusive licensee American Association for the Advancement of Science. No claim to original U.S. Government Works","note":"publisher: American Association for the Advancement of Science","source":"www.science.org","title":"Ongoing accumulation of plant diversity through habitat connectivity in an 18-year experiment","URL":"https://www.science.org/doi/abs/10.1126/science.aax8992","author":[{"family":"Damschen","given":"Ellen I."},{"family":"Brudvig","given":"Lars A."},{"family":"Burt","given":"Melissa A."},{"family":"FletcherJr","given":"Robert J."},{"family":"Haddad","given":"Nick M."},{"family":"Levey","given":"Douglas J."},{"family":"Orrock","given":"John L."},{"family":"Resasco","given":"Julian"},{"family":"Tewksbury","given":"Joshua J."}],"accessed":{"date-parts":[["2022",2,8]]},"issued":{"date-parts":[["2019",9,27]]}}},{"id":235,"uris":["http://zotero.org/users/local/ud9bfypS/items/JXEVYZI2"],"itemData":{"id":235,"type":"article-journal","abstract":"Aim Biological invasions pose one of the most severe threats to global biodiversity. Still, invasions can create positive ecological relationships and services, which can sometimes result in challenges for conservation efforts. A case in point is the invasion of alien plants that form mutualisms with native frugivorous birds. Here, we examined the correlation between honeysuckles (Lonicera spp.) and the bird communities in a landscape of central Pennsylvania during the fall months. Location State College area in central Pennsylvania, USA. Methods We conducted point counts to quantify the abundance of birds and fleshy-fruited plant species within a 187.5 km2 landscape that included forested, urban and agricultural lands. We also compared fruit-removal rates for a native fruiting plant under low and high Lonicera densities. Results The abundance of birds showed a strong positive association with Lonicera fruits, with the abundance of Turdus migratorius and Dumetella carolinensis showing the strongest correlations. We also found that fruit-removal rates were 30% larger for a native plant species in areas of high Lonicera density compared to a site with low density of Lonicera. Main conclusions Our results suggest that Lonicera may currently serve as a main axis for the organization of bird communities and the networks of frugivore–plant interactions in central Pennsylvania. Since populations of key bird frugivores may be currently depending on Lonicera resources, we argue that control measures should account for the negative effects that the loss of this fruit resource could have on populations of native consumers in highly invaded regions.","container-title":"Diversity and Distributions","DOI":"10.1111/j.1472-4642.2010.00733.x","ISSN":"1472-4642","issue":"2","language":"en","note":"_eprint: https://onlinelibrary.wiley.com/doi/pdf/10.1111/j.1472-4642.2010.00733.x","page":"244-253","source":"Wiley Online Library","title":"Fruit quantity of invasive shrubs predicts the abundance of common native avian frugivores in central Pennsylvania","volume":"17","author":[{"family":"Gleditsch","given":"Jason M."},{"family":"Carlo","given":"Tomás A."}],"issued":{"date-parts":[["2011"]]}}},{"id":240,"uris":["http://zotero.org/users/local/ud9bfypS/items/WAQIRDTZ"],"itemData":{"id":240,"type":"article-journal","abstract":"Cryptic function loss occurs when the ecological function of an animal population is significantly altered as a result of disturbance, even though the species is still present in the ecosystem. We reviewed the evidence for cryptic function loss to be widespread among seed disperser populations that persist under disturbed conditions. We found overwhelming support for the seed dispersal effectiveness of animals to be negatively impacted by all forms of disturbance (population decline, changes in community assemblages, habitat change, and climate change). However, seed dispersal was positively affected in some examples, particularly when extirpation of an interacting frugivore or predator enhanced fruit consumption. It is essential that we improve our understanding of the mechanisms by which seed dispersal is lost, even though the disperser's population remains viable, as there are many unanswered questions that hinder an objective understanding of this threat. We need to consider how seed dispersal effectiveness is determined by species population size and small changes in phenotypes. In addition, we must increase our understanding of behavioral impacts on seed dispersal and how it might be regulated by disturbance. The complexity and flexibility of seed dispersal interactions could mean that communities are adaptable to many changes; alternatively, ecosystems might be severely threatened by cryptic function loss because of the myriad ways in which multiple frugivore populations can be simultaneously affected and the fact that early signs of function loss can be hidden by stable population sizes.","container-title":"Biological Conservation","DOI":"10.1016/j.biocon.2016.06.024","ISSN":"0006-3207","journalAbbreviation":"Biological Conservation","language":"en","page":"38-49","source":"ScienceDirect","title":"Loss of seed dispersal before the loss of seed dispersers","volume":"201","author":[{"family":"McConkey","given":"Kim R."},{"family":"O'Farrill","given":"Georgina"}],"issued":{"date-parts":[["2016",9,1]]}}},{"id":242,"uris":["http://zotero.org/users/local/ud9bfypS/items/SJZLBNTC"],"itemData":{"id":242,"type":"chapter","abstract":"Biological invasions are one of the most important ecological disturbances that threaten native biodiversity. An expected increase in the rate of species extinction will have major effects on the structure and function of ecosystems worldwide. The goal of our study is to determine which ecological properties mediate the impact of invasive species on biodiversity loss on a global scale using a meta-analysis. We considered the role of properties such as the trophic and taxonomic position of invaders, taxonomic groups of invaded systems, the type of habitats invaded and whether the invasive species is included in a list of the most harmful invasive species for biodiversity loss. We compiled 185 studies that included 253 numerical values of changes of species richness due to species invasion. We investigated the role of trophic and taxonomic parameters of invaders, as well as the role of abiotic parameters of habitat on changes in species richness due to biological invasions. Our results show that plant invaders are highly represented (85% of all invaders studied), especially those belonging to the Poaceae family. For animals, predation seems to be the feeding behaviour associated with the greatest decrease in species richness and this relationship is independent of habitat type, with a 21% decline observed in aquatic habitats and a 27% decline in terrestrial habitats. In invaded communities, birds suffer the greatest decline in species richness (41% decline). Finally, we found that species richness declines in Europe are spatially autocorrelated, suggesting that the consequences of invasive species cannot be understood through local-scale analysis alone.","collection-title":"Networks of Invasion: A Synthesis of Concepts","container-title":"Advances in Ecological Research","language":"en","note":"DOI: 10.1016/bs.aecr.2016.10.002","page":"61-83","publisher":"Academic Press","source":"ScienceDirect","title":"Chapter Two - The Effects of Invasive Species on the Decline in Species Richness: A Global Meta-Analysis","title-short":"Chapter Two - The Effects of Invasive Species on the Decline in Species Richness","URL":"https://www.sciencedirect.com/science/article/pii/S0065250416300514","volume":"56","author":[{"family":"Mollot","given":"G."},{"family":"Pantel","given":"J. H."},{"family":"Romanuk","given":"T. N."}],"editor":[{"family":"Bohan","given":"David A."},{"family":"Dumbrell","given":"Alex J."},{"family":"Massol","given":"François"}],"accessed":{"date-parts":[["2022",2,6]]},"issued":{"date-parts":[["2017",1,1]]}}}],"schema":"https://github.com/citation-style-language/schema/raw/master/csl-citation.json"} </w:instrText>
      </w:r>
      <w:r w:rsidR="00E91C6B">
        <w:rPr>
          <w:rFonts w:cstheme="minorHAnsi"/>
          <w:color w:val="000000" w:themeColor="text1"/>
        </w:rPr>
        <w:fldChar w:fldCharType="separate"/>
      </w:r>
      <w:r w:rsidR="00E91C6B" w:rsidRPr="00E91C6B">
        <w:rPr>
          <w:rFonts w:ascii="Calibri" w:cs="Calibri"/>
          <w:color w:val="000000"/>
        </w:rPr>
        <w:t>(Damschen et al., 2019; Gleditsch &amp; Carlo, 2011; McConkey &amp; O’Farrill, 2016; Mollot et al., 2017)</w:t>
      </w:r>
      <w:r w:rsidR="00E91C6B">
        <w:rPr>
          <w:rFonts w:cstheme="minorHAnsi"/>
          <w:color w:val="000000" w:themeColor="text1"/>
        </w:rPr>
        <w:fldChar w:fldCharType="end"/>
      </w:r>
      <w:r w:rsidR="009106BD" w:rsidRPr="00194654">
        <w:rPr>
          <w:rFonts w:cstheme="minorHAnsi"/>
          <w:color w:val="000000" w:themeColor="text1"/>
        </w:rPr>
        <w:t xml:space="preserve">, </w:t>
      </w:r>
      <w:r>
        <w:rPr>
          <w:rFonts w:cstheme="minorHAnsi"/>
          <w:color w:val="000000" w:themeColor="text1"/>
        </w:rPr>
        <w:t>resource tracking may instead result in negative outcomes (i.e., plant community homogenization or introductions).</w:t>
      </w:r>
      <w:r w:rsidR="0073215C">
        <w:rPr>
          <w:rFonts w:cstheme="minorHAnsi"/>
          <w:color w:val="000000" w:themeColor="text1"/>
        </w:rPr>
        <w:t xml:space="preserve"> Predicting how global change can influence vector behavior thus</w:t>
      </w:r>
      <w:r w:rsidR="00906C1E">
        <w:rPr>
          <w:rFonts w:cstheme="minorHAnsi"/>
          <w:color w:val="000000" w:themeColor="text1"/>
        </w:rPr>
        <w:t>l</w:t>
      </w:r>
      <w:r w:rsidR="0073215C">
        <w:rPr>
          <w:rFonts w:cstheme="minorHAnsi"/>
          <w:color w:val="000000" w:themeColor="text1"/>
        </w:rPr>
        <w:t>y requires understanding how resource richness influences resource tracking and subsequent patterns of dispersal.</w:t>
      </w:r>
    </w:p>
    <w:p w14:paraId="3F0DA314" w14:textId="0018F6F6" w:rsidR="0006199B" w:rsidRPr="00647AE2" w:rsidRDefault="009106BD" w:rsidP="00ED3548">
      <w:pPr>
        <w:spacing w:line="480" w:lineRule="auto"/>
        <w:ind w:firstLine="720"/>
        <w:rPr>
          <w:rFonts w:cstheme="minorHAnsi"/>
          <w:color w:val="000000" w:themeColor="text1"/>
        </w:rPr>
      </w:pPr>
      <w:r w:rsidRPr="00194654">
        <w:rPr>
          <w:rFonts w:cstheme="minorHAnsi"/>
          <w:color w:val="000000" w:themeColor="text1"/>
        </w:rPr>
        <w:t xml:space="preserve">We utilized bird feeders as a tool </w:t>
      </w:r>
      <w:r w:rsidR="0073215C">
        <w:rPr>
          <w:rFonts w:cstheme="minorHAnsi"/>
          <w:color w:val="000000" w:themeColor="text1"/>
        </w:rPr>
        <w:t xml:space="preserve">in two experiments </w:t>
      </w:r>
      <w:r w:rsidRPr="00194654">
        <w:rPr>
          <w:rFonts w:cstheme="minorHAnsi"/>
          <w:color w:val="000000" w:themeColor="text1"/>
        </w:rPr>
        <w:t xml:space="preserve">to examine how manipulating the richness of food resources available to bird communities influenced: 1) the richness and observations of birds visiting feeders and 2) the richness and observations of seeds deposited beneath feeders through bird excrement. </w:t>
      </w:r>
      <w:r w:rsidR="00ED3548" w:rsidRPr="00194654">
        <w:rPr>
          <w:rFonts w:cstheme="minorHAnsi"/>
          <w:color w:val="000000" w:themeColor="text1"/>
        </w:rPr>
        <w:t xml:space="preserve">We selected this model system because bird feeders provide a convenient approach to manipulate resource availability, are known to influence bird behavior as resources do, and are ubiquitous in the United States </w:t>
      </w:r>
      <w:r w:rsidR="00ED3548" w:rsidRPr="00194654">
        <w:rPr>
          <w:rFonts w:cstheme="minorHAnsi"/>
          <w:color w:val="000000" w:themeColor="text1"/>
        </w:rPr>
        <w:fldChar w:fldCharType="begin"/>
      </w:r>
      <w:r w:rsidR="00ED3548" w:rsidRPr="00194654">
        <w:rPr>
          <w:rFonts w:cstheme="minorHAnsi"/>
          <w:color w:val="000000" w:themeColor="text1"/>
        </w:rPr>
        <w:instrText xml:space="preserve"> ADDIN ZOTERO_ITEM CSL_CITATION {"citationID":"EpMKWQe6","properties":{"formattedCitation":"(Cowie &amp; Hinsley, 1988; Fuller et al., 2008; Galbraith et al., 2015; Lepczyk et al., 2004)","plainCitation":"(Cowie &amp; Hinsley, 1988; Fuller et al., 2008; Galbraith et al., 2015; Lepczyk et al., 2004)","noteIndex":0},"citationItems":[{"id":219,"uris":["http://zotero.org/users/local/ud9bfypS/items/YK77HIEJ"],"itemData":{"id":219,"type":"article-journal","abstract":"We surveyed the extent to which householders in two suburbs of Cardiff provide food for birds. Up to 75% of households put out food in winter, but only 40% in summer. There is no significant difference in the types of food provided in winter and summer. Bread was the commonest item, being provided by 90% of households in both seasons. Food is usually thrown on the ground, although 25-30% of homes use bird-tables and peanut holders. We observed the attendance of birds at a peanut feeder over the course of a year. Female House Sparrows fed there more than males in early spring. House Sparrows, Great Tits and Blue Tits, especially juveniles, used it most in late summer. We suggest that those interested in the welfare of garden birds should provide more food in August and September.","container-title":"Bird Study","DOI":"10.1080/00063658809476985","ISSN":"0006-3657","issue":"3","note":"publisher: Taylor &amp; Francis\n_eprint: https://doi.org/10.1080/00063658809476985","page":"163-168","source":"Taylor and Francis+NEJM","title":"The provision of food and the use of bird feeders in suburban gardens","volume":"35","author":[{"family":"Cowie","given":"Richard J."},{"family":"Hinsley","given":"Shelley A."}],"issued":{"date-parts":[["1988",11,1]]}}},{"id":222,"uris":["http://zotero.org/users/local/ud9bfypS/items/95ZXZFNE"],"itemData":{"id":222,"type":"article-journal","abstract":"Households across the developed world cumulatively spend many millions of dollars annually on feeding garden birds. While beneficial effects on avian assemblages are frequently claimed, the relationships between levels of garden bird feeding and local avian populations are unknown. Using data from a large UK city, we show that both avian species richness and abundance vary across different socioeconomic neighbourhood types. We examined whether patterns in bird feeding could explain this variation. The density of bird feeding stations across the urban environment was strongly positively related to avian abundance, after controlling for differences in habitat availability. This effect was almost exclusively driven by the abundance of those species known to utilize garden feeding stations frequently. In contrast, the density of feeding stations had no effect on avian species richness. We also examined variation in the proportion of households in different communities that provide food for birds, a factor that is not correlated with feeder density. The prevalence of bird feeding across different neighbourhoods declined as socioeconomic deprivation increased, and increased with avian species richness and abundance. Our results suggest that the provision of supplementary food for birds by multiple landowners across a city can impact the status of urban bird populations. The potential for harnessing these actions for conservation needs to be explored.","container-title":"Diversity and Distributions","DOI":"10.1111/j.1472-4642.2007.00439.x","ISSN":"1472-4642","issue":"1","language":"en","note":"_eprint: https://onlinelibrary.wiley.com/doi/pdf/10.1111/j.1472-4642.2007.00439.x","page":"131-137","source":"Wiley Online Library","title":"Garden bird feeding predicts the structure of urban avian assemblages","volume":"14","author":[{"family":"Fuller","given":"Richard A."},{"family":"Warren","given":"Philip H."},{"family":"Armsworth","given":"Paul R."},{"family":"Barbosa","given":"Olga"},{"family":"Gaston","given":"Kevin J."}],"issued":{"date-parts":[["2008"]]}}},{"id":225,"uris":["http://zotero.org/users/local/ud9bfypS/items/L9U6IJUC"],"itemData":{"id":225,"type":"article-journal","abstract":"Food availability is a primary driver of avian population regulation. However, few studies have considered the effects of what is essentially a massive supplementary feeding experiment: the practice of wild bird feeding. Bird feeding has been posited as an important factor influencing the structure of bird communities, especially in urban areas, although experimental evidence to support this is almost entirely lacking. We carried out an 18-mo experimental feeding study at 23 residential properties to investigate the effects of bird feeding on local urban avian assemblages. Our feeding regime was based on predominant urban feeding practices in our region. We used monthly bird surveys to compare avian community composition, species richness, and the densities of local species at feeding and nonfeeding properties. Avian community structure diverged at feeding properties and five of the commonest garden bird species were affected by the experimental feeding regime. Introduced birds particularly benefitted, with dramatic increases observed in the abundances of house sparrow (Passer domesticus) and spotted dove (Streptopelia chinensis) in particular. We also found evidence of a negative effect on the abundance of a native insectivore, the grey warbler (Gerygone igata). Almost all of the observed changes did not persist once feeding had ceased. Our study directly demonstrates that the human pastime of bird feeding substantially contributes to the structure of avian community in urban areas, potentially altering the balance between native and introduced species.","container-title":"Proceedings of the National Academy of Sciences","DOI":"10.1073/pnas.1501489112","ISSN":"0027-8424, 1091-6490","issue":"20","journalAbbreviation":"PNAS","language":"en","note":"publisher: National Academy of Sciences\nsection: PNAS Plus\nPMID: 25941361","page":"E2648-E2657","source":"www.pnas.org","title":"Supplementary feeding restructures urban bird communities","volume":"112","author":[{"family":"Galbraith","given":"Josie A."},{"family":"Beggs","given":"Jacqueline R."},{"family":"Jones","given":"Darryl N."},{"family":"Stanley","given":"Margaret C."}],"issued":{"date-parts":[["2015"]]}}},{"id":238,"uris":["http://zotero.org/users/local/ud9bfypS/items/UAYXWAB3"],"itemData":{"id":238,"type":"article-journal","abstract":"Fluctuations of bird abundances in the Midwest region of the United States have been attributed to such factors as landscape change, habitat fragmentation, depredation, and supplemental feeding. However, no attempt has been made to estimate the collective role of landowner activities that may influence birds across a landscape. To investigate how landowners might influence birds when the majority (&gt; 90%) of land is privately owned, we surveyed all 1694 private domestic landowners living on three breeding bird survey routes (</w:instrText>
      </w:r>
      <w:r w:rsidR="00ED3548" w:rsidRPr="00194654">
        <w:rPr>
          <w:rFonts w:ascii="Cambria Math" w:hAnsi="Cambria Math" w:cs="Cambria Math"/>
          <w:color w:val="000000" w:themeColor="text1"/>
        </w:rPr>
        <w:instrText>∼</w:instrText>
      </w:r>
      <w:r w:rsidR="00ED3548" w:rsidRPr="00194654">
        <w:rPr>
          <w:rFonts w:cstheme="minorHAnsi"/>
          <w:color w:val="000000" w:themeColor="text1"/>
        </w:rPr>
        <w:instrText xml:space="preserve">120 km) that represent a continuum of rural-to-urban landscapes in Southeastern Michigan from October through December 2000. Our survey was designed to investigate (1) the proportion of landowners involved in bird feeding, providing bird houses, planting or maintaining vegetation for birds, gardening, landscaping, applying fertilizer, and applying pesticides or herbicides; (2) whether differences existed between urban, suburban, and rural landowner activities; and (3) whether landowners that carried out a given activity were sociodemographically different from those who did not. Of the 968 respondents (58.5% response rate), 912 (94%) carried out at least one of the activities on their land and the average landowner carried out 3.7 activities. A total of 65.6% fed birds, 45.7% provided bird houses, 54.6% planted or maintained vegetation for birds, 72.7% gardened, 72.3% landscaped, 49.3% applied fertilizer, and 25.2% applied pesticides or herbicides. Significant differences existed between the landscapes, with rural landowners having more bird houses and applying pesticides or herbicides in greater frequency. Similarly, urban landowners had a greater density of bird feeders and houses, but planted or maintained vegetation in the lowest frequency. Participation in activities varied by demographic factors, such as age, gender, and occupation. Scaling each activity to all landowners, including nonrespondents, across all landscapes indicates that between 14% and 82% of landowners may be engaged in a particular activity, with application of pesticides or herbicides having the least potential involvement (13.9%–55.4%) and gardening having the greatest potential involvement (40.1%–81.6%). Taken collectively, our results indicate that landowners are both intentionally and unintentionally engaged in a wide range of activities that are likely to influence bird populations.","container-title":"Environmental Management","DOI":"10.1007/s00267-003-0036-z","ISSN":"1432-1009","issue":"1","journalAbbreviation":"Environmental Management","language":"en","page":"110-125","source":"Springer Link","title":"Assessing Landowner Activities Related to Birds Across Rural-to-Urban Landscapes","volume":"33","author":[{"family":"Lepczyk","given":"Christopher A."},{"family":"Mertig","given":"Angela G."},{"family":"Liu","given":"Jianguo"}],"issued":{"date-parts":[["2004"]]}}}],"schema":"https://github.com/citation-style-language/schema/raw/master/csl-citation.json"} </w:instrText>
      </w:r>
      <w:r w:rsidR="00ED3548" w:rsidRPr="00194654">
        <w:rPr>
          <w:rFonts w:cstheme="minorHAnsi"/>
          <w:color w:val="000000" w:themeColor="text1"/>
        </w:rPr>
        <w:fldChar w:fldCharType="separate"/>
      </w:r>
      <w:r w:rsidR="00ED3548" w:rsidRPr="00194654">
        <w:rPr>
          <w:rFonts w:cstheme="minorHAnsi"/>
          <w:noProof/>
          <w:color w:val="000000" w:themeColor="text1"/>
        </w:rPr>
        <w:t xml:space="preserve">(Cowie &amp; Hinsley, 1988; Fuller </w:t>
      </w:r>
      <w:r w:rsidR="00ED3548" w:rsidRPr="00194654">
        <w:rPr>
          <w:rFonts w:cstheme="minorHAnsi"/>
          <w:noProof/>
          <w:color w:val="000000" w:themeColor="text1"/>
        </w:rPr>
        <w:lastRenderedPageBreak/>
        <w:t>et al., 2008; Galbraith et al., 2015; Lepczyk et al., 2004)</w:t>
      </w:r>
      <w:r w:rsidR="00ED3548" w:rsidRPr="00194654">
        <w:rPr>
          <w:rFonts w:cstheme="minorHAnsi"/>
          <w:color w:val="000000" w:themeColor="text1"/>
        </w:rPr>
        <w:fldChar w:fldCharType="end"/>
      </w:r>
      <w:r w:rsidR="00ED3548">
        <w:rPr>
          <w:rFonts w:cstheme="minorHAnsi"/>
          <w:color w:val="000000" w:themeColor="text1"/>
        </w:rPr>
        <w:t>. In the first experiment, we sought to establish a relationship between resource</w:t>
      </w:r>
      <w:r w:rsidR="0007439C">
        <w:rPr>
          <w:rFonts w:cstheme="minorHAnsi"/>
          <w:color w:val="000000" w:themeColor="text1"/>
        </w:rPr>
        <w:t xml:space="preserve"> availability</w:t>
      </w:r>
      <w:r w:rsidR="00ED3548">
        <w:rPr>
          <w:rFonts w:cstheme="minorHAnsi"/>
          <w:color w:val="000000" w:themeColor="text1"/>
        </w:rPr>
        <w:t xml:space="preserve"> and vectored seed dispersal</w:t>
      </w:r>
      <w:r w:rsidR="0007439C">
        <w:rPr>
          <w:rFonts w:cstheme="minorHAnsi"/>
          <w:color w:val="000000" w:themeColor="text1"/>
        </w:rPr>
        <w:t>. I</w:t>
      </w:r>
      <w:r w:rsidR="00ED3548">
        <w:rPr>
          <w:rFonts w:cstheme="minorHAnsi"/>
          <w:color w:val="000000" w:themeColor="text1"/>
        </w:rPr>
        <w:t xml:space="preserve">n the second experiment, we explored the effect of differing levels of resource </w:t>
      </w:r>
      <w:ins w:id="58" w:author="Tyler Steven Coleman" w:date="2022-12-08T23:59:00Z">
        <w:r w:rsidR="00F144CE">
          <w:rPr>
            <w:rFonts w:cstheme="minorHAnsi"/>
            <w:color w:val="000000" w:themeColor="text1"/>
          </w:rPr>
          <w:t xml:space="preserve">species </w:t>
        </w:r>
      </w:ins>
      <w:r w:rsidR="00ED3548">
        <w:rPr>
          <w:rFonts w:cstheme="minorHAnsi"/>
          <w:color w:val="000000" w:themeColor="text1"/>
        </w:rPr>
        <w:t>richness.</w:t>
      </w:r>
      <w:r w:rsidR="0007439C">
        <w:rPr>
          <w:rFonts w:cstheme="minorHAnsi"/>
          <w:color w:val="000000" w:themeColor="text1"/>
        </w:rPr>
        <w:t xml:space="preserve"> </w:t>
      </w:r>
      <w:r w:rsidR="0007439C">
        <w:rPr>
          <w:rFonts w:cstheme="minorHAnsi"/>
          <w:bCs/>
        </w:rPr>
        <w:t xml:space="preserve">We expected that increasing the number of resources would lead to more detections and greater species richness of birds at feeders, generating </w:t>
      </w:r>
      <w:r w:rsidR="00906C1E">
        <w:rPr>
          <w:rFonts w:cstheme="minorHAnsi"/>
          <w:bCs/>
        </w:rPr>
        <w:t>corresponding</w:t>
      </w:r>
      <w:r w:rsidR="0007439C">
        <w:rPr>
          <w:rFonts w:cstheme="minorHAnsi"/>
          <w:bCs/>
        </w:rPr>
        <w:t xml:space="preserve"> increases in seed rain.</w:t>
      </w:r>
      <w:r w:rsidR="0007439C">
        <w:rPr>
          <w:rFonts w:cstheme="minorHAnsi"/>
          <w:color w:val="000000" w:themeColor="text1"/>
        </w:rPr>
        <w:t xml:space="preserve"> </w:t>
      </w:r>
      <w:r w:rsidR="0006199B" w:rsidRPr="00194654">
        <w:rPr>
          <w:rFonts w:cstheme="minorHAnsi"/>
          <w:b/>
          <w:bCs/>
          <w:lang w:val="en-GB"/>
        </w:rPr>
        <w:br w:type="page"/>
      </w:r>
    </w:p>
    <w:p w14:paraId="792EB7D3" w14:textId="640BFCE6" w:rsidR="0006199B" w:rsidRPr="00194654" w:rsidRDefault="0006199B" w:rsidP="0006199B">
      <w:pPr>
        <w:snapToGrid w:val="0"/>
        <w:spacing w:line="480" w:lineRule="auto"/>
        <w:rPr>
          <w:rFonts w:cstheme="minorHAnsi"/>
          <w:b/>
          <w:bCs/>
          <w:lang w:val="en-GB"/>
        </w:rPr>
      </w:pPr>
      <w:r w:rsidRPr="00194654">
        <w:rPr>
          <w:rFonts w:cstheme="minorHAnsi"/>
          <w:b/>
          <w:bCs/>
          <w:lang w:val="en-GB"/>
        </w:rPr>
        <w:lastRenderedPageBreak/>
        <w:t>METHODS</w:t>
      </w:r>
    </w:p>
    <w:p w14:paraId="3AF1F61F" w14:textId="7D4FB757" w:rsidR="00BD47A1" w:rsidRPr="00194654" w:rsidRDefault="00BD47A1" w:rsidP="0006199B">
      <w:pPr>
        <w:snapToGrid w:val="0"/>
        <w:spacing w:line="480" w:lineRule="auto"/>
        <w:rPr>
          <w:rFonts w:cstheme="minorHAnsi"/>
          <w:i/>
          <w:iCs/>
          <w:lang w:val="en-GB"/>
        </w:rPr>
      </w:pPr>
      <w:r w:rsidRPr="00194654">
        <w:rPr>
          <w:rFonts w:cstheme="minorHAnsi"/>
          <w:i/>
          <w:iCs/>
          <w:lang w:val="en-GB"/>
        </w:rPr>
        <w:t>Software.</w:t>
      </w:r>
    </w:p>
    <w:p w14:paraId="76397CF0" w14:textId="2255263B" w:rsidR="00BD47A1" w:rsidRPr="00194654" w:rsidRDefault="00BD47A1" w:rsidP="0006199B">
      <w:pPr>
        <w:snapToGrid w:val="0"/>
        <w:spacing w:line="480" w:lineRule="auto"/>
        <w:rPr>
          <w:rFonts w:cstheme="minorHAnsi"/>
          <w:lang w:val="en-GB"/>
        </w:rPr>
      </w:pPr>
      <w:commentRangeStart w:id="59"/>
      <w:r w:rsidRPr="00194654">
        <w:rPr>
          <w:rFonts w:cstheme="minorHAnsi"/>
          <w:lang w:val="en-GB"/>
        </w:rPr>
        <w:t>All statistical analyses were executed in</w:t>
      </w:r>
      <w:ins w:id="60" w:author="Tyler Steven Coleman" w:date="2022-12-05T19:25:00Z">
        <w:r w:rsidR="003041E4">
          <w:rPr>
            <w:rFonts w:cstheme="minorHAnsi"/>
            <w:lang w:val="en-GB"/>
          </w:rPr>
          <w:t xml:space="preserve"> th</w:t>
        </w:r>
      </w:ins>
      <w:ins w:id="61" w:author="Tyler Steven Coleman" w:date="2022-12-05T19:26:00Z">
        <w:r w:rsidR="003041E4">
          <w:rPr>
            <w:rFonts w:cstheme="minorHAnsi"/>
            <w:lang w:val="en-GB"/>
          </w:rPr>
          <w:t>e programming language</w:t>
        </w:r>
      </w:ins>
      <w:r w:rsidRPr="00194654">
        <w:rPr>
          <w:rFonts w:cstheme="minorHAnsi"/>
          <w:lang w:val="en-GB"/>
        </w:rPr>
        <w:t xml:space="preserve"> R </w:t>
      </w:r>
      <w:del w:id="62" w:author="Tyler Steven Coleman" w:date="2022-12-05T19:25:00Z">
        <w:r w:rsidRPr="00194654" w:rsidDel="003041E4">
          <w:rPr>
            <w:rFonts w:cstheme="minorHAnsi"/>
            <w:lang w:val="en-GB"/>
          </w:rPr>
          <w:delText xml:space="preserve">version 3.6.1 </w:delText>
        </w:r>
      </w:del>
      <w:commentRangeStart w:id="63"/>
      <w:r w:rsidR="00F238ED">
        <w:rPr>
          <w:rFonts w:cstheme="minorHAnsi"/>
          <w:lang w:val="en-GB"/>
        </w:rPr>
        <w:fldChar w:fldCharType="begin"/>
      </w:r>
      <w:r w:rsidR="00F238ED">
        <w:rPr>
          <w:rFonts w:cstheme="minorHAnsi"/>
          <w:lang w:val="en-GB"/>
        </w:rPr>
        <w:instrText xml:space="preserve"> ADDIN ZOTERO_ITEM CSL_CITATION {"citationID":"ANHnTvyq","properties":{"formattedCitation":"(R Core Team, 2019)","plainCitation":"(R Core Team, 2019)","noteIndex":0},"citationItems":[{"id":318,"uris":["http://zotero.org/users/local/ud9bfypS/items/A7M6L2XJ"],"itemData":{"id":318,"type":"webpage","title":"R: The R Project for Statistical Computing","URL":"https://www.r-project.org/","author":[{"family":"R Core Team","given":""}],"accessed":{"date-parts":[["2022",11,22]]},"issued":{"date-parts":[["2019"]]}}}],"schema":"https://github.com/citation-style-language/schema/raw/master/csl-citation.json"} </w:instrText>
      </w:r>
      <w:r w:rsidR="00F238ED">
        <w:rPr>
          <w:rFonts w:cstheme="minorHAnsi"/>
          <w:lang w:val="en-GB"/>
        </w:rPr>
        <w:fldChar w:fldCharType="separate"/>
      </w:r>
      <w:r w:rsidR="00F238ED">
        <w:rPr>
          <w:rFonts w:cstheme="minorHAnsi"/>
          <w:noProof/>
          <w:lang w:val="en-GB"/>
        </w:rPr>
        <w:t>(R Core Team, 2019)</w:t>
      </w:r>
      <w:r w:rsidR="00F238ED">
        <w:rPr>
          <w:rFonts w:cstheme="minorHAnsi"/>
          <w:lang w:val="en-GB"/>
        </w:rPr>
        <w:fldChar w:fldCharType="end"/>
      </w:r>
      <w:commentRangeEnd w:id="63"/>
      <w:r w:rsidR="003041E4">
        <w:rPr>
          <w:rStyle w:val="CommentReference"/>
        </w:rPr>
        <w:commentReference w:id="63"/>
      </w:r>
      <w:ins w:id="64" w:author="Tyler Steven Coleman" w:date="2022-12-05T19:40:00Z">
        <w:r w:rsidR="00E33F24">
          <w:rPr>
            <w:rFonts w:cstheme="minorHAnsi"/>
            <w:lang w:val="en-GB"/>
          </w:rPr>
          <w:t xml:space="preserve"> using</w:t>
        </w:r>
      </w:ins>
      <w:ins w:id="65" w:author="Tyler Steven Coleman" w:date="2022-12-05T19:41:00Z">
        <w:r w:rsidR="00E33F24">
          <w:rPr>
            <w:rFonts w:cstheme="minorHAnsi"/>
            <w:lang w:val="en-GB"/>
          </w:rPr>
          <w:t xml:space="preserve"> an alpha value of 0.05 to determine statistical significance</w:t>
        </w:r>
      </w:ins>
      <w:r w:rsidRPr="00194654">
        <w:rPr>
          <w:rFonts w:cstheme="minorHAnsi"/>
          <w:lang w:val="en-GB"/>
        </w:rPr>
        <w:t xml:space="preserve">. </w:t>
      </w:r>
      <w:commentRangeEnd w:id="59"/>
      <w:r w:rsidR="003041E4">
        <w:rPr>
          <w:rStyle w:val="CommentReference"/>
        </w:rPr>
        <w:commentReference w:id="59"/>
      </w:r>
      <w:del w:id="66" w:author="Tyler Steven Coleman" w:date="2022-12-05T19:28:00Z">
        <w:r w:rsidRPr="00194654" w:rsidDel="003041E4">
          <w:rPr>
            <w:rFonts w:cstheme="minorHAnsi"/>
            <w:lang w:val="en-GB"/>
          </w:rPr>
          <w:delText xml:space="preserve">Data </w:delText>
        </w:r>
        <w:commentRangeStart w:id="67"/>
        <w:r w:rsidRPr="00194654" w:rsidDel="003041E4">
          <w:rPr>
            <w:rFonts w:cstheme="minorHAnsi"/>
            <w:lang w:val="en-GB"/>
          </w:rPr>
          <w:delText xml:space="preserve">manipulation </w:delText>
        </w:r>
        <w:commentRangeEnd w:id="67"/>
        <w:r w:rsidR="003041E4" w:rsidDel="003041E4">
          <w:rPr>
            <w:rStyle w:val="CommentReference"/>
          </w:rPr>
          <w:commentReference w:id="67"/>
        </w:r>
        <w:r w:rsidRPr="00194654" w:rsidDel="003041E4">
          <w:rPr>
            <w:rFonts w:cstheme="minorHAnsi"/>
            <w:lang w:val="en-GB"/>
          </w:rPr>
          <w:delText xml:space="preserve">and visualization was conducted using functions from tidyverse packages and base R </w:delText>
        </w:r>
        <w:r w:rsidR="00F238ED" w:rsidDel="003041E4">
          <w:rPr>
            <w:rFonts w:cstheme="minorHAnsi"/>
            <w:lang w:val="en-GB"/>
          </w:rPr>
          <w:fldChar w:fldCharType="begin"/>
        </w:r>
        <w:r w:rsidR="00F238ED" w:rsidDel="003041E4">
          <w:rPr>
            <w:rFonts w:cstheme="minorHAnsi"/>
            <w:lang w:val="en-GB"/>
          </w:rPr>
          <w:delInstrText xml:space="preserve"> ADDIN ZOTERO_ITEM CSL_CITATION {"citationID":"0AGyNLo0","properties":{"formattedCitation":"(R Core Team, 2019; Wickham et al., 2019)","plainCitation":"(R Core Team, 2019; Wickham et al., 2019)","noteIndex":0},"citationItems":[{"id":318,"uris":["http://zotero.org/users/local/ud9bfypS/items/A7M6L2XJ"],"itemData":{"id":318,"type":"webpage","title":"R: The R Project for Statistical Computing","URL":"https://www.r-project.org/","author":[{"family":"R Core Team","given":""}],"accessed":{"date-parts":[["2022",11,22]]},"issued":{"date-parts":[["2019"]]}}},{"id":320,"uris":["http://zotero.org/users/local/ud9bfypS/items/DJQG68GG"],"itemData":{"id":320,"type":"article-journal","abstract":"Wickham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delInstrText>
        </w:r>
        <w:r w:rsidR="00F238ED" w:rsidDel="003041E4">
          <w:rPr>
            <w:rFonts w:cstheme="minorHAnsi"/>
            <w:lang w:val="en-GB"/>
          </w:rPr>
          <w:fldChar w:fldCharType="separate"/>
        </w:r>
        <w:r w:rsidR="00F238ED" w:rsidDel="003041E4">
          <w:rPr>
            <w:rFonts w:cstheme="minorHAnsi"/>
            <w:noProof/>
            <w:lang w:val="en-GB"/>
          </w:rPr>
          <w:delText>(R Core Team, 2019; Wickham et al., 2019)</w:delText>
        </w:r>
        <w:r w:rsidR="00F238ED" w:rsidDel="003041E4">
          <w:rPr>
            <w:rFonts w:cstheme="minorHAnsi"/>
            <w:lang w:val="en-GB"/>
          </w:rPr>
          <w:fldChar w:fldCharType="end"/>
        </w:r>
        <w:r w:rsidR="00F238ED" w:rsidDel="003041E4">
          <w:rPr>
            <w:rFonts w:cstheme="minorHAnsi"/>
            <w:lang w:val="en-GB"/>
          </w:rPr>
          <w:delText>.</w:delText>
        </w:r>
      </w:del>
    </w:p>
    <w:p w14:paraId="7C4E7217" w14:textId="77777777" w:rsidR="00BD47A1" w:rsidRPr="00194654" w:rsidRDefault="00BD47A1" w:rsidP="0006199B">
      <w:pPr>
        <w:snapToGrid w:val="0"/>
        <w:spacing w:line="480" w:lineRule="auto"/>
        <w:rPr>
          <w:rFonts w:cstheme="minorHAnsi"/>
          <w:b/>
          <w:bCs/>
          <w:lang w:val="en-GB"/>
        </w:rPr>
      </w:pPr>
    </w:p>
    <w:p w14:paraId="49D097E9" w14:textId="0CDD9A63" w:rsidR="005A2DFC" w:rsidRPr="00194654" w:rsidRDefault="005A2DFC" w:rsidP="0006199B">
      <w:pPr>
        <w:snapToGrid w:val="0"/>
        <w:spacing w:line="480" w:lineRule="auto"/>
        <w:rPr>
          <w:rFonts w:cstheme="minorHAnsi"/>
          <w:u w:val="single"/>
          <w:lang w:val="en-GB"/>
        </w:rPr>
      </w:pPr>
      <w:r w:rsidRPr="00194654">
        <w:rPr>
          <w:rFonts w:cstheme="minorHAnsi"/>
          <w:u w:val="single"/>
          <w:lang w:val="en-GB"/>
        </w:rPr>
        <w:t>Experiment 1.</w:t>
      </w:r>
    </w:p>
    <w:p w14:paraId="1F174469" w14:textId="0E6BAFEA" w:rsidR="005A2DFC" w:rsidRPr="00194654" w:rsidRDefault="005A2DFC" w:rsidP="005A2DFC">
      <w:pPr>
        <w:snapToGrid w:val="0"/>
        <w:spacing w:line="480" w:lineRule="auto"/>
        <w:rPr>
          <w:rFonts w:cstheme="minorHAnsi"/>
          <w:i/>
          <w:iCs/>
          <w:lang w:val="en-GB"/>
        </w:rPr>
      </w:pPr>
      <w:r w:rsidRPr="00194654">
        <w:rPr>
          <w:rFonts w:cstheme="minorHAnsi"/>
          <w:i/>
          <w:iCs/>
          <w:lang w:val="en-GB"/>
        </w:rPr>
        <w:t>Location and design.</w:t>
      </w:r>
    </w:p>
    <w:p w14:paraId="737FFC99" w14:textId="290B5093" w:rsidR="005A2DFC" w:rsidRPr="00194654" w:rsidRDefault="005A2DFC" w:rsidP="7AF1EB56">
      <w:pPr>
        <w:snapToGrid w:val="0"/>
        <w:spacing w:line="480" w:lineRule="auto"/>
        <w:ind w:firstLine="720"/>
        <w:rPr>
          <w:lang w:val="en-GB"/>
        </w:rPr>
      </w:pPr>
      <w:commentRangeStart w:id="68"/>
      <w:r w:rsidRPr="7AF1EB56">
        <w:rPr>
          <w:lang w:val="en-GB"/>
        </w:rPr>
        <w:t xml:space="preserve">We conducted </w:t>
      </w:r>
      <w:commentRangeEnd w:id="68"/>
      <w:r w:rsidR="001B24E2">
        <w:rPr>
          <w:rStyle w:val="CommentReference"/>
        </w:rPr>
        <w:commentReference w:id="68"/>
      </w:r>
      <w:del w:id="69" w:author="Tyler Steven Coleman" w:date="2022-12-05T19:29:00Z">
        <w:r w:rsidRPr="7AF1EB56" w:rsidDel="003041E4">
          <w:rPr>
            <w:lang w:val="en-GB"/>
          </w:rPr>
          <w:delText xml:space="preserve">an </w:delText>
        </w:r>
      </w:del>
      <w:ins w:id="70" w:author="Tyler Steven Coleman" w:date="2022-12-05T19:29:00Z">
        <w:r w:rsidR="003041E4">
          <w:rPr>
            <w:lang w:val="en-GB"/>
          </w:rPr>
          <w:t>the</w:t>
        </w:r>
        <w:r w:rsidR="003041E4" w:rsidRPr="7AF1EB56">
          <w:rPr>
            <w:lang w:val="en-GB"/>
          </w:rPr>
          <w:t xml:space="preserve"> </w:t>
        </w:r>
      </w:ins>
      <w:r w:rsidRPr="7AF1EB56">
        <w:rPr>
          <w:lang w:val="en-GB"/>
        </w:rPr>
        <w:t xml:space="preserve">initial field experiment in a mixed upland forest in southwest Alabama </w:t>
      </w:r>
      <w:r w:rsidR="00561EC8" w:rsidRPr="7AF1EB56">
        <w:rPr>
          <w:lang w:val="en-GB"/>
        </w:rPr>
        <w:t>(32°34</w:t>
      </w:r>
      <w:r w:rsidR="0007439C" w:rsidRPr="7AF1EB56">
        <w:rPr>
          <w:lang w:val="en-GB"/>
        </w:rPr>
        <w:t>’</w:t>
      </w:r>
      <w:r w:rsidR="00561EC8" w:rsidRPr="7AF1EB56">
        <w:rPr>
          <w:lang w:val="en-GB"/>
        </w:rPr>
        <w:t>10.</w:t>
      </w:r>
      <w:proofErr w:type="gramStart"/>
      <w:r w:rsidR="00561EC8" w:rsidRPr="7AF1EB56">
        <w:rPr>
          <w:lang w:val="en-GB"/>
        </w:rPr>
        <w:t>2</w:t>
      </w:r>
      <w:r w:rsidR="0007439C" w:rsidRPr="7AF1EB56">
        <w:rPr>
          <w:lang w:val="en-GB"/>
        </w:rPr>
        <w:t>”</w:t>
      </w:r>
      <w:r w:rsidR="00561EC8" w:rsidRPr="7AF1EB56">
        <w:rPr>
          <w:lang w:val="en-GB"/>
        </w:rPr>
        <w:t>N</w:t>
      </w:r>
      <w:proofErr w:type="gramEnd"/>
      <w:r w:rsidR="00561EC8" w:rsidRPr="7AF1EB56">
        <w:rPr>
          <w:lang w:val="en-GB"/>
        </w:rPr>
        <w:t>, 87°57</w:t>
      </w:r>
      <w:r w:rsidR="0007439C" w:rsidRPr="7AF1EB56">
        <w:rPr>
          <w:lang w:val="en-GB"/>
        </w:rPr>
        <w:t>’</w:t>
      </w:r>
      <w:r w:rsidR="00561EC8" w:rsidRPr="7AF1EB56">
        <w:rPr>
          <w:lang w:val="en-GB"/>
        </w:rPr>
        <w:t>03.6</w:t>
      </w:r>
      <w:r w:rsidR="0007439C" w:rsidRPr="7AF1EB56">
        <w:rPr>
          <w:lang w:val="en-GB"/>
        </w:rPr>
        <w:t>”</w:t>
      </w:r>
      <w:r w:rsidR="00561EC8" w:rsidRPr="7AF1EB56">
        <w:rPr>
          <w:lang w:val="en-GB"/>
        </w:rPr>
        <w:t>W)</w:t>
      </w:r>
      <w:r w:rsidRPr="7AF1EB56">
        <w:rPr>
          <w:lang w:val="en-GB"/>
        </w:rPr>
        <w:t xml:space="preserve"> to demonstrate that resources attract seed vectors and subsequent seed rain. Northern Cardinals (</w:t>
      </w:r>
      <w:r w:rsidRPr="003041E4">
        <w:rPr>
          <w:i/>
          <w:iCs/>
          <w:lang w:val="en-GB"/>
          <w:rPrChange w:id="71" w:author="Tyler Steven Coleman" w:date="2022-12-05T19:30:00Z">
            <w:rPr>
              <w:lang w:val="en-GB"/>
            </w:rPr>
          </w:rPrChange>
        </w:rPr>
        <w:t>Cardinalis cardinalis</w:t>
      </w:r>
      <w:r w:rsidRPr="7AF1EB56">
        <w:rPr>
          <w:lang w:val="en-GB"/>
        </w:rPr>
        <w:t>) are the most common dispersers on the property, and our target plant species was yaupon holly (</w:t>
      </w:r>
      <w:r w:rsidRPr="003041E4">
        <w:rPr>
          <w:i/>
          <w:iCs/>
          <w:lang w:val="en-GB"/>
          <w:rPrChange w:id="72" w:author="Tyler Steven Coleman" w:date="2022-12-05T19:30:00Z">
            <w:rPr>
              <w:lang w:val="en-GB"/>
            </w:rPr>
          </w:rPrChange>
        </w:rPr>
        <w:t>Ilex vomitoria</w:t>
      </w:r>
      <w:r w:rsidRPr="7AF1EB56">
        <w:rPr>
          <w:lang w:val="en-GB"/>
        </w:rPr>
        <w:t>). We randomly placed five pairs of bird feeders (</w:t>
      </w:r>
      <w:r w:rsidR="6A837F06" w:rsidRPr="7AF1EB56">
        <w:rPr>
          <w:lang w:val="en-GB"/>
        </w:rPr>
        <w:t>0.18 x 0.20 x 0.23 m</w:t>
      </w:r>
      <w:r w:rsidR="6174EC1F" w:rsidRPr="7AF1EB56">
        <w:rPr>
          <w:lang w:val="en-GB"/>
        </w:rPr>
        <w:t xml:space="preserve">, </w:t>
      </w:r>
      <w:del w:id="73" w:author="Tyler Steven Coleman" w:date="2022-12-09T00:01:00Z">
        <w:r w:rsidR="6174EC1F" w:rsidRPr="7AF1EB56" w:rsidDel="00F144CE">
          <w:rPr>
            <w:lang w:val="en-GB"/>
          </w:rPr>
          <w:delText xml:space="preserve">Ⓒ </w:delText>
        </w:r>
      </w:del>
      <w:proofErr w:type="spellStart"/>
      <w:r w:rsidR="6174EC1F" w:rsidRPr="7AF1EB56">
        <w:rPr>
          <w:lang w:val="en-GB"/>
        </w:rPr>
        <w:t>Ogrmar</w:t>
      </w:r>
      <w:proofErr w:type="spellEnd"/>
      <w:r w:rsidR="6174EC1F" w:rsidRPr="7AF1EB56">
        <w:rPr>
          <w:lang w:val="en-GB"/>
        </w:rPr>
        <w:t xml:space="preserve"> Hanging Gazebo</w:t>
      </w:r>
      <w:r w:rsidRPr="7AF1EB56">
        <w:rPr>
          <w:lang w:val="en-GB"/>
        </w:rPr>
        <w:t xml:space="preserve">) </w:t>
      </w:r>
      <w:r w:rsidR="003834ED">
        <w:rPr>
          <w:lang w:val="en-GB"/>
        </w:rPr>
        <w:t xml:space="preserve">approximately </w:t>
      </w:r>
      <w:r w:rsidRPr="7AF1EB56">
        <w:rPr>
          <w:lang w:val="en-GB"/>
        </w:rPr>
        <w:t>100 m apar</w:t>
      </w:r>
      <w:r w:rsidR="00561EC8" w:rsidRPr="7AF1EB56">
        <w:rPr>
          <w:lang w:val="en-GB"/>
        </w:rPr>
        <w:t xml:space="preserve">t </w:t>
      </w:r>
      <w:r w:rsidRPr="7AF1EB56">
        <w:rPr>
          <w:lang w:val="en-GB"/>
        </w:rPr>
        <w:t xml:space="preserve">in open areas bordering brush. </w:t>
      </w:r>
      <w:ins w:id="74" w:author="Tyler Steven Coleman" w:date="2022-12-06T17:05:00Z">
        <w:r w:rsidR="00EC477F">
          <w:rPr>
            <w:lang w:val="en-GB"/>
          </w:rPr>
          <w:t xml:space="preserve">Each pair consisted of </w:t>
        </w:r>
      </w:ins>
      <w:del w:id="75" w:author="Tyler Steven Coleman" w:date="2022-12-06T17:05:00Z">
        <w:r w:rsidRPr="7AF1EB56" w:rsidDel="00EC477F">
          <w:rPr>
            <w:lang w:val="en-GB"/>
          </w:rPr>
          <w:delText>O</w:delText>
        </w:r>
      </w:del>
      <w:ins w:id="76" w:author="Tyler Steven Coleman" w:date="2022-12-06T17:05:00Z">
        <w:r w:rsidR="00EC477F">
          <w:rPr>
            <w:lang w:val="en-GB"/>
          </w:rPr>
          <w:t>o</w:t>
        </w:r>
      </w:ins>
      <w:r w:rsidRPr="7AF1EB56">
        <w:rPr>
          <w:lang w:val="en-GB"/>
        </w:rPr>
        <w:t xml:space="preserve">ne feeder </w:t>
      </w:r>
      <w:del w:id="77" w:author="Tyler Steven Coleman" w:date="2022-12-06T17:05:00Z">
        <w:r w:rsidRPr="7AF1EB56" w:rsidDel="00EC477F">
          <w:rPr>
            <w:lang w:val="en-GB"/>
          </w:rPr>
          <w:delText xml:space="preserve">was </w:delText>
        </w:r>
      </w:del>
      <w:r w:rsidRPr="7AF1EB56">
        <w:rPr>
          <w:lang w:val="en-GB"/>
        </w:rPr>
        <w:t>stocked with black oil sunflower seeds</w:t>
      </w:r>
      <w:del w:id="78" w:author="Tyler Steven Coleman" w:date="2022-12-05T19:30:00Z">
        <w:r w:rsidR="00561EC8" w:rsidRPr="7AF1EB56" w:rsidDel="003041E4">
          <w:rPr>
            <w:lang w:val="en-GB"/>
          </w:rPr>
          <w:delText>,</w:delText>
        </w:r>
      </w:del>
      <w:r w:rsidR="00561EC8" w:rsidRPr="7AF1EB56">
        <w:rPr>
          <w:lang w:val="en-GB"/>
        </w:rPr>
        <w:t xml:space="preserve"> </w:t>
      </w:r>
      <w:ins w:id="79" w:author="Tyler Steven Coleman" w:date="2022-12-06T17:05:00Z">
        <w:r w:rsidR="00EC477F">
          <w:rPr>
            <w:lang w:val="en-GB"/>
          </w:rPr>
          <w:t xml:space="preserve">while the other </w:t>
        </w:r>
      </w:ins>
      <w:del w:id="80" w:author="Tyler Steven Coleman" w:date="2022-12-06T17:05:00Z">
        <w:r w:rsidRPr="7AF1EB56" w:rsidDel="00EC477F">
          <w:rPr>
            <w:lang w:val="en-GB"/>
          </w:rPr>
          <w:delText xml:space="preserve">and one </w:delText>
        </w:r>
      </w:del>
      <w:r w:rsidRPr="7AF1EB56">
        <w:rPr>
          <w:lang w:val="en-GB"/>
        </w:rPr>
        <w:t>remained empty. We placed the feeders on an artificial perch above seed traps constructed by affixing 0.5</w:t>
      </w:r>
      <w:r w:rsidR="00A51B39" w:rsidRPr="7AF1EB56">
        <w:rPr>
          <w:lang w:val="en-GB"/>
        </w:rPr>
        <w:t xml:space="preserve"> </w:t>
      </w:r>
      <w:r w:rsidRPr="7AF1EB56">
        <w:rPr>
          <w:lang w:val="en-GB"/>
        </w:rPr>
        <w:t>m</w:t>
      </w:r>
      <w:r w:rsidRPr="7AF1EB56">
        <w:rPr>
          <w:vertAlign w:val="superscript"/>
          <w:lang w:val="en-GB"/>
        </w:rPr>
        <w:t>2</w:t>
      </w:r>
      <w:r w:rsidRPr="7AF1EB56">
        <w:rPr>
          <w:lang w:val="en-GB"/>
        </w:rPr>
        <w:t xml:space="preserve"> of mesh screening attached to a frame made from wooden slats. </w:t>
      </w:r>
      <w:r w:rsidR="00561EC8" w:rsidRPr="7AF1EB56">
        <w:rPr>
          <w:lang w:val="en-GB"/>
        </w:rPr>
        <w:t>In February 2018</w:t>
      </w:r>
      <w:r w:rsidRPr="7AF1EB56">
        <w:rPr>
          <w:lang w:val="en-GB"/>
        </w:rPr>
        <w:t xml:space="preserve">, we ran two </w:t>
      </w:r>
      <w:r w:rsidR="2B68CD85" w:rsidRPr="7AF1EB56">
        <w:rPr>
          <w:lang w:val="en-GB"/>
        </w:rPr>
        <w:t>14-day</w:t>
      </w:r>
      <w:r w:rsidRPr="7AF1EB56">
        <w:rPr>
          <w:lang w:val="en-GB"/>
        </w:rPr>
        <w:t xml:space="preserve"> trials</w:t>
      </w:r>
      <w:r w:rsidR="00EA58FB" w:rsidRPr="7AF1EB56">
        <w:rPr>
          <w:lang w:val="en-GB"/>
        </w:rPr>
        <w:t xml:space="preserve"> (n = 20)</w:t>
      </w:r>
      <w:r w:rsidRPr="7AF1EB56">
        <w:rPr>
          <w:lang w:val="en-GB"/>
        </w:rPr>
        <w:t xml:space="preserve">. After the first trial, we collected seeds from the seed trap and switched the treatments within the pair. Then, we collected the seeds after the second </w:t>
      </w:r>
      <w:r w:rsidR="270D3FF6" w:rsidRPr="7AF1EB56">
        <w:rPr>
          <w:lang w:val="en-GB"/>
        </w:rPr>
        <w:t>14-day</w:t>
      </w:r>
      <w:r w:rsidRPr="7AF1EB56">
        <w:rPr>
          <w:lang w:val="en-GB"/>
        </w:rPr>
        <w:t xml:space="preserve"> period.</w:t>
      </w:r>
    </w:p>
    <w:p w14:paraId="37179D82" w14:textId="77777777" w:rsidR="005A2DFC" w:rsidRPr="00194654" w:rsidRDefault="005A2DFC" w:rsidP="005A2DFC">
      <w:pPr>
        <w:snapToGrid w:val="0"/>
        <w:spacing w:line="480" w:lineRule="auto"/>
        <w:rPr>
          <w:rFonts w:cstheme="minorHAnsi"/>
          <w:lang w:val="en-GB"/>
        </w:rPr>
      </w:pPr>
    </w:p>
    <w:p w14:paraId="05A3B214" w14:textId="17B016CD" w:rsidR="005A2DFC" w:rsidRPr="00194654" w:rsidRDefault="005A2DFC" w:rsidP="7AF1EB56">
      <w:pPr>
        <w:snapToGrid w:val="0"/>
        <w:spacing w:line="480" w:lineRule="auto"/>
        <w:rPr>
          <w:i/>
          <w:iCs/>
          <w:lang w:val="en-GB"/>
        </w:rPr>
      </w:pPr>
      <w:r w:rsidRPr="7AF1EB56">
        <w:rPr>
          <w:i/>
          <w:iCs/>
          <w:lang w:val="en-GB"/>
        </w:rPr>
        <w:t>Statistical analysis.</w:t>
      </w:r>
    </w:p>
    <w:p w14:paraId="1F61F63F" w14:textId="05E2352A" w:rsidR="00016625" w:rsidRPr="004472E2" w:rsidRDefault="003418AC" w:rsidP="00647AE2">
      <w:pPr>
        <w:snapToGrid w:val="0"/>
        <w:spacing w:line="480" w:lineRule="auto"/>
        <w:ind w:firstLine="720"/>
        <w:rPr>
          <w:ins w:id="81" w:author="Tyler Steven Coleman" w:date="2022-12-05T19:50:00Z"/>
          <w:rFonts w:cstheme="minorHAnsi"/>
          <w:lang w:val="en-GB"/>
        </w:rPr>
      </w:pPr>
      <w:del w:id="82" w:author="Tyler Steven Coleman" w:date="2022-12-09T00:03:00Z">
        <w:r w:rsidRPr="00194654" w:rsidDel="00F144CE">
          <w:rPr>
            <w:rFonts w:cstheme="minorHAnsi"/>
            <w:lang w:val="en-GB"/>
          </w:rPr>
          <w:lastRenderedPageBreak/>
          <w:delText>The magnitude of seed</w:delText>
        </w:r>
      </w:del>
      <w:ins w:id="83" w:author="Tyler Steven Coleman" w:date="2022-12-09T00:03:00Z">
        <w:r w:rsidR="00F144CE">
          <w:rPr>
            <w:rFonts w:cstheme="minorHAnsi"/>
            <w:lang w:val="en-GB"/>
          </w:rPr>
          <w:t>We analyzed seed</w:t>
        </w:r>
      </w:ins>
      <w:r w:rsidRPr="00194654">
        <w:rPr>
          <w:rFonts w:cstheme="minorHAnsi"/>
          <w:lang w:val="en-GB"/>
        </w:rPr>
        <w:t xml:space="preserve"> arrival at traps </w:t>
      </w:r>
      <w:del w:id="84" w:author="Tyler Steven Coleman" w:date="2022-12-09T00:03:00Z">
        <w:r w:rsidR="003F190F" w:rsidRPr="00194654" w:rsidDel="00F144CE">
          <w:rPr>
            <w:rFonts w:cstheme="minorHAnsi"/>
            <w:lang w:val="en-GB"/>
          </w:rPr>
          <w:delText>was modelled</w:delText>
        </w:r>
      </w:del>
      <w:ins w:id="85" w:author="Tyler Steven Coleman" w:date="2022-12-09T00:03:00Z">
        <w:r w:rsidR="00F144CE">
          <w:rPr>
            <w:rFonts w:cstheme="minorHAnsi"/>
            <w:lang w:val="en-GB"/>
          </w:rPr>
          <w:t xml:space="preserve">in </w:t>
        </w:r>
      </w:ins>
      <w:commentRangeStart w:id="86"/>
      <w:ins w:id="87" w:author="Tyler Steven Coleman" w:date="2022-12-05T19:31:00Z">
        <w:r w:rsidR="003041E4">
          <w:rPr>
            <w:rFonts w:cstheme="minorHAnsi"/>
            <w:lang w:val="en-GB"/>
          </w:rPr>
          <w:t>R</w:t>
        </w:r>
      </w:ins>
      <w:ins w:id="88" w:author="Tyler Steven Coleman" w:date="2022-12-05T19:32:00Z">
        <w:r w:rsidR="003041E4">
          <w:rPr>
            <w:rFonts w:cstheme="minorHAnsi"/>
            <w:lang w:val="en-GB"/>
          </w:rPr>
          <w:t xml:space="preserve"> (R Core Team 2022</w:t>
        </w:r>
      </w:ins>
      <w:ins w:id="89" w:author="Tyler Steven Coleman" w:date="2022-12-05T19:41:00Z">
        <w:r w:rsidR="00E33F24">
          <w:rPr>
            <w:rFonts w:cstheme="minorHAnsi"/>
            <w:lang w:val="en-GB"/>
          </w:rPr>
          <w:t xml:space="preserve">) with an alpha value </w:t>
        </w:r>
      </w:ins>
      <w:ins w:id="90" w:author="Tyler Steven Coleman" w:date="2022-12-05T19:42:00Z">
        <w:r w:rsidR="00E33F24">
          <w:rPr>
            <w:rFonts w:cstheme="minorHAnsi"/>
            <w:lang w:val="en-GB"/>
          </w:rPr>
          <w:t>of 0.05</w:t>
        </w:r>
      </w:ins>
      <w:commentRangeEnd w:id="86"/>
      <w:ins w:id="91" w:author="Tyler Steven Coleman" w:date="2022-12-05T19:32:00Z">
        <w:r w:rsidR="003041E4">
          <w:rPr>
            <w:rStyle w:val="CommentReference"/>
          </w:rPr>
          <w:commentReference w:id="86"/>
        </w:r>
      </w:ins>
      <w:ins w:id="92" w:author="Tyler Steven Coleman" w:date="2022-12-09T00:02:00Z">
        <w:r w:rsidR="00F144CE">
          <w:rPr>
            <w:rFonts w:cstheme="minorHAnsi"/>
            <w:lang w:val="en-GB"/>
          </w:rPr>
          <w:t xml:space="preserve"> (as were all statistical analyses for this paper)</w:t>
        </w:r>
      </w:ins>
      <w:r w:rsidR="003F190F" w:rsidRPr="00194654">
        <w:rPr>
          <w:rFonts w:cstheme="minorHAnsi"/>
          <w:lang w:val="en-GB"/>
        </w:rPr>
        <w:t xml:space="preserve"> using</w:t>
      </w:r>
      <w:r w:rsidR="001623E3" w:rsidRPr="00194654">
        <w:rPr>
          <w:rFonts w:cstheme="minorHAnsi"/>
          <w:lang w:val="en-GB"/>
        </w:rPr>
        <w:t xml:space="preserve"> the </w:t>
      </w:r>
      <w:commentRangeStart w:id="93"/>
      <w:commentRangeStart w:id="94"/>
      <w:r w:rsidR="001623E3" w:rsidRPr="00E33F24">
        <w:rPr>
          <w:rFonts w:cstheme="minorHAnsi"/>
          <w:i/>
          <w:iCs/>
          <w:lang w:val="en-GB"/>
          <w:rPrChange w:id="95" w:author="Tyler Steven Coleman" w:date="2022-12-05T19:36:00Z">
            <w:rPr>
              <w:rFonts w:cstheme="minorHAnsi"/>
              <w:lang w:val="en-GB"/>
            </w:rPr>
          </w:rPrChange>
        </w:rPr>
        <w:t>glmer</w:t>
      </w:r>
      <w:r w:rsidR="003605A2" w:rsidRPr="00E33F24">
        <w:rPr>
          <w:rFonts w:cstheme="minorHAnsi"/>
          <w:i/>
          <w:iCs/>
          <w:lang w:val="en-GB"/>
          <w:rPrChange w:id="96" w:author="Tyler Steven Coleman" w:date="2022-12-05T19:36:00Z">
            <w:rPr>
              <w:rFonts w:cstheme="minorHAnsi"/>
              <w:lang w:val="en-GB"/>
            </w:rPr>
          </w:rPrChange>
        </w:rPr>
        <w:t>.nb</w:t>
      </w:r>
      <w:commentRangeEnd w:id="93"/>
      <w:r w:rsidR="00E33F24">
        <w:rPr>
          <w:rStyle w:val="CommentReference"/>
        </w:rPr>
        <w:commentReference w:id="93"/>
      </w:r>
      <w:commentRangeEnd w:id="94"/>
      <w:r w:rsidR="005018CA">
        <w:rPr>
          <w:rStyle w:val="CommentReference"/>
        </w:rPr>
        <w:commentReference w:id="94"/>
      </w:r>
      <w:r w:rsidR="001623E3" w:rsidRPr="00194654">
        <w:rPr>
          <w:rFonts w:cstheme="minorHAnsi"/>
          <w:lang w:val="en-GB"/>
        </w:rPr>
        <w:t xml:space="preserve"> function to</w:t>
      </w:r>
      <w:ins w:id="97" w:author="Tyler Steven Coleman" w:date="2022-12-05T19:42:00Z">
        <w:r w:rsidR="00E33F24">
          <w:rPr>
            <w:rFonts w:cstheme="minorHAnsi"/>
            <w:lang w:val="en-GB"/>
          </w:rPr>
          <w:t xml:space="preserve"> fit a</w:t>
        </w:r>
      </w:ins>
      <w:r w:rsidR="001623E3" w:rsidRPr="00194654">
        <w:rPr>
          <w:rFonts w:cstheme="minorHAnsi"/>
          <w:lang w:val="en-GB"/>
        </w:rPr>
        <w:t xml:space="preserve"> </w:t>
      </w:r>
      <w:del w:id="98" w:author="Tyler Steven Coleman" w:date="2022-12-05T19:42:00Z">
        <w:r w:rsidR="001623E3" w:rsidRPr="00194654" w:rsidDel="00E33F24">
          <w:rPr>
            <w:rFonts w:cstheme="minorHAnsi"/>
            <w:lang w:val="en-GB"/>
          </w:rPr>
          <w:delText>conduct</w:delText>
        </w:r>
        <w:r w:rsidR="003F190F" w:rsidRPr="00194654" w:rsidDel="00E33F24">
          <w:rPr>
            <w:rFonts w:cstheme="minorHAnsi"/>
            <w:lang w:val="en-GB"/>
          </w:rPr>
          <w:delText xml:space="preserve"> a</w:delText>
        </w:r>
      </w:del>
      <w:r w:rsidR="003F190F" w:rsidRPr="00194654">
        <w:rPr>
          <w:rFonts w:cstheme="minorHAnsi"/>
          <w:lang w:val="en-GB"/>
        </w:rPr>
        <w:t xml:space="preserve"> </w:t>
      </w:r>
      <w:del w:id="99" w:author="Tyler Steven Coleman" w:date="2022-12-05T19:42:00Z">
        <w:r w:rsidR="003605A2" w:rsidRPr="00194654" w:rsidDel="00E33F24">
          <w:rPr>
            <w:rFonts w:cstheme="minorHAnsi"/>
            <w:lang w:val="en-GB"/>
          </w:rPr>
          <w:delText>negative binomial</w:delText>
        </w:r>
        <w:r w:rsidR="001623E3" w:rsidRPr="00194654" w:rsidDel="00E33F24">
          <w:rPr>
            <w:rFonts w:cstheme="minorHAnsi"/>
            <w:lang w:val="en-GB"/>
          </w:rPr>
          <w:delText xml:space="preserve"> </w:delText>
        </w:r>
      </w:del>
      <w:r w:rsidR="003F190F" w:rsidRPr="00194654">
        <w:rPr>
          <w:rFonts w:cstheme="minorHAnsi"/>
          <w:lang w:val="en-GB"/>
        </w:rPr>
        <w:t>generalized linear model</w:t>
      </w:r>
      <w:ins w:id="100" w:author="Tyler Steven Coleman" w:date="2022-12-05T19:42:00Z">
        <w:r w:rsidR="00E33F24">
          <w:rPr>
            <w:rFonts w:cstheme="minorHAnsi"/>
            <w:lang w:val="en-GB"/>
          </w:rPr>
          <w:t xml:space="preserve"> with a negative binomial sampling distribution</w:t>
        </w:r>
      </w:ins>
      <w:ins w:id="101" w:author="Tyler Steven Coleman" w:date="2022-12-05T19:33:00Z">
        <w:r w:rsidR="003041E4">
          <w:rPr>
            <w:rFonts w:cstheme="minorHAnsi"/>
            <w:lang w:val="en-GB"/>
          </w:rPr>
          <w:t xml:space="preserve"> via maximum likelihood</w:t>
        </w:r>
      </w:ins>
      <w:r w:rsidR="003F190F" w:rsidRPr="00194654">
        <w:rPr>
          <w:rFonts w:cstheme="minorHAnsi"/>
          <w:lang w:val="en-GB"/>
        </w:rPr>
        <w:t xml:space="preserve"> </w:t>
      </w:r>
      <w:r w:rsidR="00F238ED">
        <w:rPr>
          <w:rFonts w:cstheme="minorHAnsi"/>
          <w:lang w:val="en-GB"/>
        </w:rPr>
        <w:fldChar w:fldCharType="begin"/>
      </w:r>
      <w:r w:rsidR="00F238ED">
        <w:rPr>
          <w:rFonts w:cstheme="minorHAnsi"/>
          <w:lang w:val="en-GB"/>
        </w:rPr>
        <w:instrText xml:space="preserve"> ADDIN ZOTERO_ITEM CSL_CITATION {"citationID":"07mUu0sd","properties":{"formattedCitation":"(Bates et al., 2015)","plainCitation":"(Bates et al., 2015)","noteIndex":0},"citationItems":[{"id":316,"uris":["http://zotero.org/users/local/ud9bfypS/items/WR9TX6CJ"],"itemData":{"id":316,"type":"article-journal","abstract":"Maximum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00F238ED">
        <w:rPr>
          <w:rFonts w:cstheme="minorHAnsi"/>
          <w:lang w:val="en-GB"/>
        </w:rPr>
        <w:fldChar w:fldCharType="separate"/>
      </w:r>
      <w:r w:rsidR="00F238ED">
        <w:rPr>
          <w:rFonts w:cstheme="minorHAnsi"/>
          <w:noProof/>
          <w:lang w:val="en-GB"/>
        </w:rPr>
        <w:t>(Bates et al., 2015)</w:t>
      </w:r>
      <w:r w:rsidR="00F238ED">
        <w:rPr>
          <w:rFonts w:cstheme="minorHAnsi"/>
          <w:lang w:val="en-GB"/>
        </w:rPr>
        <w:fldChar w:fldCharType="end"/>
      </w:r>
      <w:r w:rsidR="003F190F" w:rsidRPr="00194654">
        <w:rPr>
          <w:rFonts w:cstheme="minorHAnsi"/>
          <w:lang w:val="en-GB"/>
        </w:rPr>
        <w:t>.</w:t>
      </w:r>
      <w:r w:rsidR="001623E3" w:rsidRPr="00194654">
        <w:rPr>
          <w:rFonts w:cstheme="minorHAnsi"/>
          <w:lang w:val="en-GB"/>
        </w:rPr>
        <w:t xml:space="preserve"> Treatment (baited or empty feeders) and sampling </w:t>
      </w:r>
      <w:commentRangeStart w:id="102"/>
      <w:del w:id="103" w:author="Tyler Steven Coleman" w:date="2022-12-06T10:54:00Z">
        <w:r w:rsidR="001623E3" w:rsidRPr="00194654" w:rsidDel="003B5A42">
          <w:rPr>
            <w:rFonts w:cstheme="minorHAnsi"/>
            <w:lang w:val="en-GB"/>
          </w:rPr>
          <w:delText xml:space="preserve">event </w:delText>
        </w:r>
      </w:del>
      <w:ins w:id="104" w:author="Tyler Steven Coleman" w:date="2022-12-06T10:54:00Z">
        <w:r w:rsidR="003B5A42">
          <w:rPr>
            <w:rFonts w:cstheme="minorHAnsi"/>
            <w:lang w:val="en-GB"/>
          </w:rPr>
          <w:t>period</w:t>
        </w:r>
        <w:r w:rsidR="003B5A42" w:rsidRPr="00194654">
          <w:rPr>
            <w:rFonts w:cstheme="minorHAnsi"/>
            <w:lang w:val="en-GB"/>
          </w:rPr>
          <w:t xml:space="preserve"> </w:t>
        </w:r>
      </w:ins>
      <w:commentRangeEnd w:id="102"/>
      <w:ins w:id="105" w:author="Tyler Steven Coleman" w:date="2022-12-06T10:57:00Z">
        <w:r w:rsidR="003B5A42">
          <w:rPr>
            <w:rStyle w:val="CommentReference"/>
          </w:rPr>
          <w:commentReference w:id="102"/>
        </w:r>
      </w:ins>
      <w:r w:rsidR="001623E3" w:rsidRPr="00194654">
        <w:rPr>
          <w:rFonts w:cstheme="minorHAnsi"/>
          <w:lang w:val="en-GB"/>
        </w:rPr>
        <w:t>(1 or 2) were fixed effects</w:t>
      </w:r>
      <w:ins w:id="106" w:author="Tyler Steven Coleman" w:date="2022-12-05T19:34:00Z">
        <w:r w:rsidR="003041E4">
          <w:rPr>
            <w:rFonts w:cstheme="minorHAnsi"/>
            <w:lang w:val="en-GB"/>
          </w:rPr>
          <w:t>. We included</w:t>
        </w:r>
      </w:ins>
      <w:del w:id="107" w:author="Tyler Steven Coleman" w:date="2022-12-05T19:34:00Z">
        <w:r w:rsidR="001623E3" w:rsidRPr="00194654" w:rsidDel="003041E4">
          <w:rPr>
            <w:rFonts w:cstheme="minorHAnsi"/>
            <w:lang w:val="en-GB"/>
          </w:rPr>
          <w:delText xml:space="preserve"> and</w:delText>
        </w:r>
      </w:del>
      <w:r w:rsidR="001623E3" w:rsidRPr="00194654">
        <w:rPr>
          <w:rFonts w:cstheme="minorHAnsi"/>
          <w:lang w:val="en-GB"/>
        </w:rPr>
        <w:t xml:space="preserve"> pair (e.g., 1-5) </w:t>
      </w:r>
      <w:del w:id="108" w:author="Tyler Steven Coleman" w:date="2022-12-05T19:34:00Z">
        <w:r w:rsidR="001623E3" w:rsidRPr="00194654" w:rsidDel="003041E4">
          <w:rPr>
            <w:rFonts w:cstheme="minorHAnsi"/>
            <w:lang w:val="en-GB"/>
          </w:rPr>
          <w:delText xml:space="preserve">was </w:delText>
        </w:r>
      </w:del>
      <w:ins w:id="109" w:author="Tyler Steven Coleman" w:date="2022-12-05T19:34:00Z">
        <w:r w:rsidR="003041E4">
          <w:rPr>
            <w:rFonts w:cstheme="minorHAnsi"/>
            <w:lang w:val="en-GB"/>
          </w:rPr>
          <w:t>as</w:t>
        </w:r>
        <w:r w:rsidR="003041E4" w:rsidRPr="00194654">
          <w:rPr>
            <w:rFonts w:cstheme="minorHAnsi"/>
            <w:lang w:val="en-GB"/>
          </w:rPr>
          <w:t xml:space="preserve"> </w:t>
        </w:r>
      </w:ins>
      <w:r w:rsidR="001623E3" w:rsidRPr="00194654">
        <w:rPr>
          <w:rFonts w:cstheme="minorHAnsi"/>
          <w:lang w:val="en-GB"/>
        </w:rPr>
        <w:t>a random effect</w:t>
      </w:r>
      <w:ins w:id="110" w:author="Tyler Steven Coleman" w:date="2022-12-05T19:34:00Z">
        <w:r w:rsidR="003041E4">
          <w:rPr>
            <w:rFonts w:cstheme="minorHAnsi"/>
            <w:lang w:val="en-GB"/>
          </w:rPr>
          <w:t xml:space="preserve"> to account for within pair variation</w:t>
        </w:r>
      </w:ins>
      <w:ins w:id="111" w:author="Tyler Steven Coleman" w:date="2022-12-05T19:35:00Z">
        <w:r w:rsidR="003041E4">
          <w:rPr>
            <w:rFonts w:cstheme="minorHAnsi"/>
            <w:lang w:val="en-GB"/>
          </w:rPr>
          <w:t xml:space="preserve"> </w:t>
        </w:r>
      </w:ins>
      <w:ins w:id="112" w:author="Tyler Steven Coleman" w:date="2022-12-06T14:21:00Z">
        <w:r w:rsidR="007F5029">
          <w:rPr>
            <w:rFonts w:cstheme="minorHAnsi"/>
            <w:lang w:val="en-GB"/>
          </w:rPr>
          <w:t xml:space="preserve">and </w:t>
        </w:r>
      </w:ins>
      <w:ins w:id="113" w:author="Tyler Steven Coleman" w:date="2022-12-05T19:35:00Z">
        <w:r w:rsidR="003041E4">
          <w:rPr>
            <w:rFonts w:cstheme="minorHAnsi"/>
            <w:lang w:val="en-GB"/>
          </w:rPr>
          <w:t>pseudoreplication</w:t>
        </w:r>
      </w:ins>
      <w:ins w:id="114" w:author="Tyler Steven Coleman" w:date="2022-12-06T14:21:00Z">
        <w:r w:rsidR="007F5029">
          <w:rPr>
            <w:rFonts w:cstheme="minorHAnsi"/>
            <w:lang w:val="en-GB"/>
          </w:rPr>
          <w:t xml:space="preserve"> (i.e., sacrificial pseudoreplication)</w:t>
        </w:r>
      </w:ins>
      <w:r w:rsidR="001623E3" w:rsidRPr="00194654">
        <w:rPr>
          <w:rFonts w:cstheme="minorHAnsi"/>
          <w:lang w:val="en-GB"/>
        </w:rPr>
        <w:t>.</w:t>
      </w:r>
      <w:r w:rsidR="007309C0" w:rsidRPr="00194654">
        <w:rPr>
          <w:rFonts w:cstheme="minorHAnsi"/>
          <w:lang w:val="en-GB"/>
        </w:rPr>
        <w:t xml:space="preserve"> The resultant model was</w:t>
      </w:r>
      <w:ins w:id="115" w:author="Tyler Steven Coleman" w:date="2022-12-05T19:47:00Z">
        <w:r w:rsidR="00016625">
          <w:rPr>
            <w:rFonts w:cstheme="minorHAnsi"/>
            <w:lang w:val="en-GB"/>
          </w:rPr>
          <w:t xml:space="preserve"> </w:t>
        </w:r>
        <w:r w:rsidR="00016625" w:rsidRPr="004472E2">
          <w:rPr>
            <w:rFonts w:cstheme="minorHAnsi"/>
            <w:lang w:val="en-GB"/>
          </w:rPr>
          <w:t>formulated as</w:t>
        </w:r>
      </w:ins>
    </w:p>
    <w:p w14:paraId="2AD4E459" w14:textId="35D063E1" w:rsidR="00016625" w:rsidRPr="004472E2" w:rsidRDefault="00016625" w:rsidP="00016625">
      <w:pPr>
        <w:snapToGrid w:val="0"/>
        <w:spacing w:line="480" w:lineRule="auto"/>
        <w:jc w:val="center"/>
        <w:rPr>
          <w:ins w:id="116" w:author="Tyler Steven Coleman" w:date="2022-12-06T10:39:00Z"/>
          <w:rFonts w:cstheme="minorHAnsi"/>
          <w:i/>
          <w:iCs/>
          <w:lang w:val="en-GB"/>
        </w:rPr>
      </w:pPr>
      <m:oMath>
        <m:sSub>
          <m:sSubPr>
            <m:ctrlPr>
              <w:ins w:id="117" w:author="Tyler Steven Coleman" w:date="2022-12-05T19:53:00Z">
                <w:rPr>
                  <w:rFonts w:ascii="Cambria Math" w:hAnsi="Cambria Math" w:cstheme="minorHAnsi"/>
                  <w:i/>
                  <w:iCs/>
                  <w:lang w:val="en-GB"/>
                </w:rPr>
              </w:ins>
            </m:ctrlPr>
          </m:sSubPr>
          <m:e>
            <m:r>
              <w:ins w:id="118" w:author="Tyler Steven Coleman" w:date="2022-12-05T19:53:00Z">
                <w:rPr>
                  <w:rFonts w:ascii="Cambria Math" w:hAnsi="Cambria Math" w:cstheme="minorHAnsi"/>
                  <w:lang w:val="en-GB"/>
                </w:rPr>
                <m:t>Seeds</m:t>
              </w:ins>
            </m:r>
          </m:e>
          <m:sub>
            <m:r>
              <w:ins w:id="119" w:author="Tyler Steven Coleman" w:date="2022-12-05T19:54:00Z">
                <w:rPr>
                  <w:rFonts w:ascii="Cambria Math" w:hAnsi="Cambria Math" w:cstheme="minorHAnsi"/>
                  <w:lang w:val="en-GB"/>
                </w:rPr>
                <m:t>i</m:t>
              </w:ins>
            </m:r>
          </m:sub>
        </m:sSub>
        <m:r>
          <w:ins w:id="120" w:author="Tyler Steven Coleman" w:date="2022-12-05T19:54:00Z">
            <w:rPr>
              <w:rFonts w:ascii="Cambria Math" w:hAnsi="Cambria Math" w:cstheme="minorHAnsi"/>
              <w:lang w:val="en-GB"/>
            </w:rPr>
            <m:t>~NB</m:t>
          </w:ins>
        </m:r>
        <m:d>
          <m:dPr>
            <m:ctrlPr>
              <w:ins w:id="121" w:author="Tyler Steven Coleman" w:date="2022-12-05T19:56:00Z">
                <w:rPr>
                  <w:rFonts w:ascii="Cambria Math" w:hAnsi="Cambria Math" w:cstheme="minorHAnsi"/>
                  <w:i/>
                  <w:iCs/>
                  <w:lang w:val="en-GB"/>
                </w:rPr>
              </w:ins>
            </m:ctrlPr>
          </m:dPr>
          <m:e>
            <m:sSub>
              <m:sSubPr>
                <m:ctrlPr>
                  <w:ins w:id="122" w:author="Tyler Steven Coleman" w:date="2022-12-05T19:57:00Z">
                    <w:rPr>
                      <w:rFonts w:ascii="Cambria Math" w:hAnsi="Cambria Math" w:cstheme="minorHAnsi"/>
                      <w:i/>
                      <w:iCs/>
                      <w:lang w:val="en-GB"/>
                    </w:rPr>
                  </w:ins>
                </m:ctrlPr>
              </m:sSubPr>
              <m:e>
                <m:r>
                  <w:ins w:id="123" w:author="Tyler Steven Coleman" w:date="2022-12-05T19:57:00Z">
                    <w:rPr>
                      <w:rFonts w:ascii="Cambria Math" w:hAnsi="Cambria Math" w:cstheme="minorHAnsi"/>
                    </w:rPr>
                    <m:t>μ</m:t>
                  </w:ins>
                </m:r>
              </m:e>
              <m:sub>
                <m:r>
                  <w:ins w:id="124" w:author="Tyler Steven Coleman" w:date="2022-12-05T19:57:00Z">
                    <w:rPr>
                      <w:rFonts w:ascii="Cambria Math" w:hAnsi="Cambria Math" w:cstheme="minorHAnsi"/>
                      <w:lang w:val="en-GB"/>
                    </w:rPr>
                    <m:t>i</m:t>
                  </w:ins>
                </m:r>
              </m:sub>
            </m:sSub>
            <m:r>
              <w:ins w:id="125" w:author="Tyler Steven Coleman" w:date="2022-12-05T19:57:00Z">
                <w:rPr>
                  <w:rFonts w:ascii="Cambria Math" w:hAnsi="Cambria Math" w:cstheme="minorHAnsi"/>
                  <w:lang w:val="en-GB"/>
                </w:rPr>
                <m:t>, k</m:t>
              </w:ins>
            </m:r>
          </m:e>
        </m:d>
        <m:r>
          <w:ins w:id="126" w:author="Tyler Steven Coleman" w:date="2022-12-05T19:58:00Z">
            <w:rPr>
              <w:rFonts w:ascii="Cambria Math" w:hAnsi="Cambria Math" w:cstheme="minorHAnsi"/>
              <w:lang w:val="en-GB"/>
            </w:rPr>
            <m:t xml:space="preserve"> </m:t>
          </w:ins>
        </m:r>
      </m:oMath>
      <w:ins w:id="127" w:author="Tyler Steven Coleman" w:date="2022-12-06T11:15:00Z">
        <w:r w:rsidR="005F766A">
          <w:rPr>
            <w:rFonts w:eastAsiaTheme="minorEastAsia" w:cstheme="minorHAnsi"/>
            <w:i/>
            <w:iCs/>
            <w:lang w:val="en-GB"/>
          </w:rPr>
          <w:tab/>
        </w:r>
        <w:r w:rsidR="005F766A">
          <w:rPr>
            <w:rFonts w:eastAsiaTheme="minorEastAsia" w:cstheme="minorHAnsi"/>
            <w:i/>
            <w:iCs/>
            <w:lang w:val="en-GB"/>
          </w:rPr>
          <w:tab/>
        </w:r>
        <w:r w:rsidR="005F766A">
          <w:rPr>
            <w:rFonts w:eastAsiaTheme="minorEastAsia" w:cstheme="minorHAnsi"/>
            <w:i/>
            <w:iCs/>
            <w:lang w:val="en-GB"/>
          </w:rPr>
          <w:tab/>
        </w:r>
      </w:ins>
      <w:ins w:id="128" w:author="Tyler Steven Coleman" w:date="2022-12-05T19:50:00Z">
        <w:r w:rsidRPr="004472E2">
          <w:rPr>
            <w:rFonts w:cstheme="minorHAnsi"/>
            <w:i/>
            <w:iCs/>
            <w:lang w:val="en-GB"/>
          </w:rPr>
          <w:t>(eq. 1)</w:t>
        </w:r>
      </w:ins>
    </w:p>
    <w:p w14:paraId="510B8D6F" w14:textId="689D9F3B" w:rsidR="004472E2" w:rsidRPr="004472E2" w:rsidRDefault="00584ADE" w:rsidP="00016625">
      <w:pPr>
        <w:snapToGrid w:val="0"/>
        <w:spacing w:line="480" w:lineRule="auto"/>
        <w:rPr>
          <w:ins w:id="129" w:author="Tyler Steven Coleman" w:date="2022-12-06T11:07:00Z"/>
          <w:rFonts w:cstheme="minorHAnsi"/>
          <w:lang w:val="en-GB"/>
        </w:rPr>
      </w:pPr>
      <w:ins w:id="130" w:author="Tyler Steven Coleman" w:date="2022-12-05T19:59:00Z">
        <w:r w:rsidRPr="004472E2">
          <w:rPr>
            <w:rFonts w:cstheme="minorHAnsi"/>
            <w:lang w:val="en-GB"/>
          </w:rPr>
          <w:t xml:space="preserve">where </w:t>
        </w:r>
      </w:ins>
      <m:oMath>
        <m:sSub>
          <m:sSubPr>
            <m:ctrlPr>
              <w:ins w:id="131" w:author="Tyler Steven Coleman" w:date="2022-12-05T19:59:00Z">
                <w:rPr>
                  <w:rFonts w:ascii="Cambria Math" w:hAnsi="Cambria Math" w:cstheme="minorHAnsi"/>
                  <w:i/>
                  <w:iCs/>
                  <w:lang w:val="en-GB"/>
                </w:rPr>
              </w:ins>
            </m:ctrlPr>
          </m:sSubPr>
          <m:e>
            <m:r>
              <w:ins w:id="132" w:author="Tyler Steven Coleman" w:date="2022-12-05T19:59:00Z">
                <w:rPr>
                  <w:rFonts w:ascii="Cambria Math" w:hAnsi="Cambria Math" w:cstheme="minorHAnsi"/>
                  <w:lang w:val="en-GB"/>
                </w:rPr>
                <m:t>Seeds</m:t>
              </w:ins>
            </m:r>
          </m:e>
          <m:sub>
            <m:r>
              <w:ins w:id="133" w:author="Tyler Steven Coleman" w:date="2022-12-05T19:59:00Z">
                <w:rPr>
                  <w:rFonts w:ascii="Cambria Math" w:hAnsi="Cambria Math" w:cstheme="minorHAnsi"/>
                  <w:lang w:val="en-GB"/>
                </w:rPr>
                <m:t>i</m:t>
              </w:ins>
            </m:r>
          </m:sub>
        </m:sSub>
      </m:oMath>
      <w:ins w:id="134" w:author="Tyler Steven Coleman" w:date="2022-12-05T19:59:00Z">
        <w:r w:rsidRPr="004472E2">
          <w:rPr>
            <w:rFonts w:eastAsiaTheme="minorEastAsia" w:cstheme="minorHAnsi"/>
            <w:iCs/>
            <w:lang w:val="en-GB"/>
          </w:rPr>
          <w:t xml:space="preserve"> is the negative binomial</w:t>
        </w:r>
      </w:ins>
      <w:ins w:id="135" w:author="Tyler Steven Coleman" w:date="2022-12-05T20:00:00Z">
        <w:r w:rsidRPr="004472E2">
          <w:rPr>
            <w:rFonts w:eastAsiaTheme="minorEastAsia" w:cstheme="minorHAnsi"/>
            <w:iCs/>
            <w:lang w:val="en-GB"/>
          </w:rPr>
          <w:t>ly</w:t>
        </w:r>
      </w:ins>
      <w:ins w:id="136" w:author="Tyler Steven Coleman" w:date="2022-12-05T19:59:00Z">
        <w:r w:rsidRPr="004472E2">
          <w:rPr>
            <w:rFonts w:eastAsiaTheme="minorEastAsia" w:cstheme="minorHAnsi"/>
            <w:iCs/>
            <w:lang w:val="en-GB"/>
          </w:rPr>
          <w:t xml:space="preserve"> </w:t>
        </w:r>
      </w:ins>
      <w:ins w:id="137" w:author="Tyler Steven Coleman" w:date="2022-12-05T20:00:00Z">
        <w:r w:rsidRPr="004472E2">
          <w:rPr>
            <w:rFonts w:eastAsiaTheme="minorEastAsia" w:cstheme="minorHAnsi"/>
            <w:iCs/>
            <w:lang w:val="en-GB"/>
          </w:rPr>
          <w:t xml:space="preserve">distributed </w:t>
        </w:r>
      </w:ins>
      <w:ins w:id="138" w:author="Tyler Steven Coleman" w:date="2022-12-06T11:12:00Z">
        <w:r w:rsidR="005F766A">
          <w:rPr>
            <w:rFonts w:eastAsiaTheme="minorEastAsia" w:cstheme="minorHAnsi"/>
            <w:iCs/>
            <w:lang w:val="en-GB"/>
          </w:rPr>
          <w:t>count of</w:t>
        </w:r>
      </w:ins>
      <w:ins w:id="139" w:author="Tyler Steven Coleman" w:date="2022-12-05T20:00:00Z">
        <w:r w:rsidRPr="004472E2">
          <w:rPr>
            <w:rFonts w:eastAsiaTheme="minorEastAsia" w:cstheme="minorHAnsi"/>
            <w:iCs/>
            <w:lang w:val="en-GB"/>
          </w:rPr>
          <w:t xml:space="preserve"> seeds in</w:t>
        </w:r>
      </w:ins>
      <w:ins w:id="140" w:author="Tyler Steven Coleman" w:date="2022-12-06T10:37:00Z">
        <w:r w:rsidR="004F0185" w:rsidRPr="004472E2">
          <w:rPr>
            <w:rFonts w:eastAsiaTheme="minorEastAsia" w:cstheme="minorHAnsi"/>
            <w:iCs/>
            <w:lang w:val="en-GB"/>
          </w:rPr>
          <w:t xml:space="preserve"> pair </w:t>
        </w:r>
      </w:ins>
      <m:oMath>
        <m:r>
          <w:ins w:id="141" w:author="Tyler Steven Coleman" w:date="2022-12-06T10:37:00Z">
            <w:rPr>
              <w:rFonts w:ascii="Cambria Math" w:eastAsiaTheme="minorEastAsia" w:hAnsi="Cambria Math" w:cstheme="minorHAnsi"/>
              <w:lang w:val="en-GB"/>
            </w:rPr>
            <m:t>i</m:t>
          </w:ins>
        </m:r>
      </m:oMath>
      <w:ins w:id="142" w:author="Tyler Steven Coleman" w:date="2022-12-06T10:39:00Z">
        <w:r w:rsidR="004F0185" w:rsidRPr="004472E2">
          <w:rPr>
            <w:rFonts w:eastAsiaTheme="minorEastAsia" w:cstheme="minorHAnsi"/>
            <w:iCs/>
            <w:lang w:val="en-GB"/>
          </w:rPr>
          <w:t xml:space="preserve"> (</w:t>
        </w:r>
      </w:ins>
      <w:ins w:id="143" w:author="Tyler Steven Coleman" w:date="2022-12-06T10:40:00Z">
        <w:r w:rsidR="004F0185" w:rsidRPr="004472E2">
          <w:rPr>
            <w:rFonts w:eastAsiaTheme="minorEastAsia" w:cstheme="minorHAnsi"/>
            <w:iCs/>
            <w:lang w:val="en-GB"/>
          </w:rPr>
          <w:t>equation 1)</w:t>
        </w:r>
      </w:ins>
      <w:ins w:id="144" w:author="Tyler Steven Coleman" w:date="2022-12-06T10:38:00Z">
        <w:r w:rsidR="004F0185" w:rsidRPr="004472E2">
          <w:rPr>
            <w:rFonts w:eastAsiaTheme="minorEastAsia" w:cstheme="minorHAnsi"/>
            <w:iCs/>
            <w:lang w:val="en-GB"/>
          </w:rPr>
          <w:t>,</w:t>
        </w:r>
      </w:ins>
      <w:ins w:id="145" w:author="Tyler Steven Coleman" w:date="2022-12-05T20:00:00Z">
        <w:r w:rsidRPr="004472E2">
          <w:rPr>
            <w:rFonts w:eastAsiaTheme="minorEastAsia" w:cstheme="minorHAnsi"/>
            <w:iCs/>
            <w:lang w:val="en-GB"/>
          </w:rPr>
          <w:t xml:space="preserve"> </w:t>
        </w:r>
      </w:ins>
      <m:oMath>
        <m:sSub>
          <m:sSubPr>
            <m:ctrlPr>
              <w:ins w:id="146" w:author="Tyler Steven Coleman" w:date="2022-12-06T10:40:00Z">
                <w:rPr>
                  <w:rFonts w:ascii="Cambria Math" w:hAnsi="Cambria Math" w:cstheme="minorHAnsi"/>
                  <w:i/>
                  <w:iCs/>
                  <w:lang w:val="en-GB"/>
                </w:rPr>
              </w:ins>
            </m:ctrlPr>
          </m:sSubPr>
          <m:e>
            <m:r>
              <w:ins w:id="147" w:author="Tyler Steven Coleman" w:date="2022-12-06T10:40:00Z">
                <w:rPr>
                  <w:rFonts w:ascii="Cambria Math" w:hAnsi="Cambria Math" w:cstheme="minorHAnsi"/>
                </w:rPr>
                <m:t>μ</m:t>
              </w:ins>
            </m:r>
          </m:e>
          <m:sub>
            <m:r>
              <w:ins w:id="148" w:author="Tyler Steven Coleman" w:date="2022-12-06T10:40:00Z">
                <w:rPr>
                  <w:rFonts w:ascii="Cambria Math" w:hAnsi="Cambria Math" w:cstheme="minorHAnsi"/>
                  <w:lang w:val="en-GB"/>
                </w:rPr>
                <m:t>i</m:t>
              </w:ins>
            </m:r>
          </m:sub>
        </m:sSub>
      </m:oMath>
      <w:ins w:id="149" w:author="Tyler Steven Coleman" w:date="2022-12-06T11:03:00Z">
        <w:r w:rsidR="004472E2" w:rsidRPr="004472E2">
          <w:rPr>
            <w:rFonts w:eastAsiaTheme="minorEastAsia" w:cstheme="minorHAnsi"/>
            <w:iCs/>
            <w:lang w:val="en-GB"/>
          </w:rPr>
          <w:t xml:space="preserve"> is the </w:t>
        </w:r>
      </w:ins>
      <w:ins w:id="150" w:author="Tyler Steven Coleman" w:date="2022-12-06T11:05:00Z">
        <w:r w:rsidR="004472E2" w:rsidRPr="004472E2">
          <w:rPr>
            <w:rFonts w:eastAsiaTheme="minorEastAsia" w:cstheme="minorHAnsi"/>
            <w:iCs/>
            <w:lang w:val="en-GB"/>
          </w:rPr>
          <w:t xml:space="preserve">expected value for that sample in pair </w:t>
        </w:r>
      </w:ins>
      <m:oMath>
        <m:r>
          <w:ins w:id="151" w:author="Tyler Steven Coleman" w:date="2022-12-06T11:05:00Z">
            <w:rPr>
              <w:rFonts w:ascii="Cambria Math" w:eastAsiaTheme="minorEastAsia" w:hAnsi="Cambria Math" w:cstheme="minorHAnsi"/>
              <w:lang w:val="en-GB"/>
            </w:rPr>
            <m:t>i</m:t>
          </w:ins>
        </m:r>
      </m:oMath>
      <w:ins w:id="152" w:author="Tyler Steven Coleman" w:date="2022-12-06T11:05:00Z">
        <w:r w:rsidR="004472E2" w:rsidRPr="004472E2">
          <w:rPr>
            <w:rFonts w:eastAsiaTheme="minorEastAsia" w:cstheme="minorHAnsi"/>
            <w:iCs/>
            <w:lang w:val="en-GB"/>
          </w:rPr>
          <w:t xml:space="preserve">, </w:t>
        </w:r>
      </w:ins>
      <w:ins w:id="153" w:author="Tyler Steven Coleman" w:date="2022-12-06T11:06:00Z">
        <w:r w:rsidR="004472E2" w:rsidRPr="004472E2">
          <w:rPr>
            <w:rFonts w:eastAsiaTheme="minorEastAsia" w:cstheme="minorHAnsi"/>
            <w:iCs/>
            <w:lang w:val="en-GB"/>
          </w:rPr>
          <w:t xml:space="preserve">and </w:t>
        </w:r>
      </w:ins>
      <m:oMath>
        <m:r>
          <w:ins w:id="154" w:author="Tyler Steven Coleman" w:date="2022-12-06T11:06:00Z">
            <w:rPr>
              <w:rFonts w:ascii="Cambria Math" w:hAnsi="Cambria Math" w:cstheme="minorHAnsi"/>
              <w:lang w:val="en-GB"/>
            </w:rPr>
            <m:t>k</m:t>
          </w:ins>
        </m:r>
      </m:oMath>
      <w:ins w:id="155" w:author="Tyler Steven Coleman" w:date="2022-12-06T11:06:00Z">
        <w:r w:rsidR="004472E2" w:rsidRPr="004472E2">
          <w:rPr>
            <w:rFonts w:eastAsiaTheme="minorEastAsia" w:cstheme="minorHAnsi"/>
            <w:iCs/>
            <w:lang w:val="en-GB"/>
          </w:rPr>
          <w:t xml:space="preserve"> is the so-called scaling parameter of the negative binomial distribution. We employ the log-link</w:t>
        </w:r>
      </w:ins>
      <w:ins w:id="156" w:author="Tyler Steven Coleman" w:date="2022-12-06T11:07:00Z">
        <w:r w:rsidR="004472E2" w:rsidRPr="004472E2">
          <w:rPr>
            <w:rFonts w:eastAsiaTheme="minorEastAsia" w:cstheme="minorHAnsi"/>
            <w:iCs/>
            <w:lang w:val="en-GB"/>
          </w:rPr>
          <w:t xml:space="preserve"> function such that</w:t>
        </w:r>
      </w:ins>
      <w:ins w:id="157" w:author="Tyler Steven Coleman" w:date="2022-12-06T11:08:00Z">
        <w:r w:rsidR="004472E2" w:rsidRPr="004472E2">
          <w:rPr>
            <w:rFonts w:eastAsiaTheme="minorEastAsia" w:cstheme="minorHAnsi"/>
            <w:iCs/>
            <w:lang w:val="en-GB"/>
          </w:rPr>
          <w:t xml:space="preserve"> the </w:t>
        </w:r>
      </w:ins>
      <m:oMath>
        <m:sSub>
          <m:sSubPr>
            <m:ctrlPr>
              <w:ins w:id="158" w:author="Tyler Steven Coleman" w:date="2022-12-06T11:08:00Z">
                <w:rPr>
                  <w:rFonts w:ascii="Cambria Math" w:hAnsi="Cambria Math" w:cstheme="minorHAnsi"/>
                  <w:i/>
                  <w:iCs/>
                  <w:rPrChange w:id="159" w:author="Tyler Steven Coleman" w:date="2022-12-06T11:09:00Z">
                    <w:rPr>
                      <w:rFonts w:ascii="Cambria Math" w:hAnsi="Cambria Math" w:cstheme="minorHAnsi"/>
                      <w:b/>
                      <w:bCs/>
                      <w:i/>
                      <w:iCs/>
                    </w:rPr>
                  </w:rPrChange>
                </w:rPr>
              </w:ins>
            </m:ctrlPr>
          </m:sSubPr>
          <m:e>
            <m:r>
              <w:ins w:id="160" w:author="Tyler Steven Coleman" w:date="2022-12-06T11:08:00Z">
                <w:rPr>
                  <w:rFonts w:ascii="Cambria Math" w:hAnsi="Cambria Math" w:cstheme="minorHAnsi"/>
                </w:rPr>
                <m:t>log</m:t>
              </w:ins>
            </m:r>
          </m:e>
          <m:sub>
            <m:r>
              <w:ins w:id="161" w:author="Tyler Steven Coleman" w:date="2022-12-06T11:08:00Z">
                <w:rPr>
                  <w:rFonts w:ascii="Cambria Math" w:hAnsi="Cambria Math" w:cstheme="minorHAnsi"/>
                </w:rPr>
                <m:t>e</m:t>
              </w:ins>
            </m:r>
          </m:sub>
        </m:sSub>
      </m:oMath>
      <w:ins w:id="162" w:author="Tyler Steven Coleman" w:date="2022-12-06T11:08:00Z">
        <w:r w:rsidR="004472E2" w:rsidRPr="004472E2">
          <w:rPr>
            <w:rFonts w:eastAsiaTheme="minorEastAsia" w:cstheme="minorHAnsi"/>
            <w:iCs/>
            <w:rPrChange w:id="163" w:author="Tyler Steven Coleman" w:date="2022-12-06T11:09:00Z">
              <w:rPr>
                <w:rFonts w:eastAsiaTheme="minorEastAsia" w:cstheme="minorHAnsi"/>
                <w:b/>
                <w:bCs/>
                <w:iCs/>
              </w:rPr>
            </w:rPrChange>
          </w:rPr>
          <w:t xml:space="preserve"> </w:t>
        </w:r>
      </w:ins>
      <w:ins w:id="164" w:author="Tyler Steven Coleman" w:date="2022-12-06T11:09:00Z">
        <w:r w:rsidR="004472E2">
          <w:rPr>
            <w:rFonts w:eastAsiaTheme="minorEastAsia" w:cstheme="minorHAnsi"/>
            <w:iCs/>
          </w:rPr>
          <w:t>(</w:t>
        </w:r>
        <w:r w:rsidR="004472E2" w:rsidRPr="004472E2">
          <w:rPr>
            <w:rFonts w:eastAsiaTheme="minorEastAsia" w:cstheme="minorHAnsi"/>
            <w:iCs/>
          </w:rPr>
          <w:t>hereafter</w:t>
        </w:r>
        <w:r w:rsidR="004472E2">
          <w:rPr>
            <w:rFonts w:eastAsiaTheme="minorEastAsia" w:cstheme="minorHAnsi"/>
            <w:iCs/>
          </w:rPr>
          <w:t>, “ln”)</w:t>
        </w:r>
        <w:r w:rsidR="004472E2" w:rsidRPr="004472E2">
          <w:rPr>
            <w:rFonts w:eastAsiaTheme="minorEastAsia" w:cstheme="minorHAnsi"/>
            <w:iCs/>
          </w:rPr>
          <w:t xml:space="preserve"> </w:t>
        </w:r>
        <w:r w:rsidR="004472E2">
          <w:rPr>
            <w:rFonts w:eastAsiaTheme="minorEastAsia" w:cstheme="minorHAnsi"/>
            <w:iCs/>
          </w:rPr>
          <w:t>transformed value of the expected count</w:t>
        </w:r>
      </w:ins>
      <w:ins w:id="165" w:author="Tyler Steven Coleman" w:date="2022-12-06T11:12:00Z">
        <w:r w:rsidR="005F766A">
          <w:rPr>
            <w:rFonts w:cstheme="minorHAnsi"/>
            <w:lang w:val="en-GB"/>
          </w:rPr>
          <w:t xml:space="preserve"> </w:t>
        </w:r>
      </w:ins>
      <w:ins w:id="166" w:author="Tyler Steven Coleman" w:date="2022-12-06T15:41:00Z">
        <w:r w:rsidR="008860B1">
          <w:rPr>
            <w:rFonts w:cstheme="minorHAnsi"/>
            <w:lang w:val="en-GB"/>
          </w:rPr>
          <w:t>(</w:t>
        </w:r>
      </w:ins>
      <m:oMath>
        <m:sSub>
          <m:sSubPr>
            <m:ctrlPr>
              <w:ins w:id="167" w:author="Tyler Steven Coleman" w:date="2022-12-06T11:12:00Z">
                <w:rPr>
                  <w:rFonts w:ascii="Cambria Math" w:hAnsi="Cambria Math" w:cstheme="minorHAnsi"/>
                  <w:i/>
                  <w:iCs/>
                  <w:lang w:val="en-GB"/>
                </w:rPr>
              </w:ins>
            </m:ctrlPr>
          </m:sSubPr>
          <m:e>
            <m:r>
              <w:ins w:id="168" w:author="Tyler Steven Coleman" w:date="2022-12-06T11:13:00Z">
                <w:rPr>
                  <w:rFonts w:ascii="Cambria Math" w:hAnsi="Cambria Math" w:cstheme="minorHAnsi"/>
                </w:rPr>
                <m:t>n</m:t>
              </w:ins>
            </m:r>
          </m:e>
          <m:sub>
            <m:r>
              <w:ins w:id="169" w:author="Tyler Steven Coleman" w:date="2022-12-06T11:12:00Z">
                <w:rPr>
                  <w:rFonts w:ascii="Cambria Math" w:hAnsi="Cambria Math" w:cstheme="minorHAnsi"/>
                  <w:lang w:val="en-GB"/>
                </w:rPr>
                <m:t>i</m:t>
              </w:ins>
            </m:r>
          </m:sub>
        </m:sSub>
      </m:oMath>
      <w:ins w:id="170" w:author="Tyler Steven Coleman" w:date="2022-12-06T15:41:00Z">
        <w:r w:rsidR="008860B1">
          <w:rPr>
            <w:rFonts w:eastAsiaTheme="minorEastAsia" w:cstheme="minorHAnsi"/>
            <w:iCs/>
            <w:lang w:val="en-GB"/>
          </w:rPr>
          <w:t>; equ</w:t>
        </w:r>
      </w:ins>
      <w:ins w:id="171" w:author="Tyler Steven Coleman" w:date="2022-12-06T15:42:00Z">
        <w:r w:rsidR="008860B1">
          <w:rPr>
            <w:rFonts w:eastAsiaTheme="minorEastAsia" w:cstheme="minorHAnsi"/>
            <w:iCs/>
            <w:lang w:val="en-GB"/>
          </w:rPr>
          <w:t>ation 2)</w:t>
        </w:r>
      </w:ins>
      <w:ins w:id="172" w:author="Tyler Steven Coleman" w:date="2022-12-06T11:13:00Z">
        <w:r w:rsidR="005F766A">
          <w:rPr>
            <w:rFonts w:eastAsiaTheme="minorEastAsia" w:cstheme="minorHAnsi"/>
            <w:iCs/>
            <w:lang w:val="en-GB"/>
          </w:rPr>
          <w:t xml:space="preserve"> </w:t>
        </w:r>
      </w:ins>
      <w:ins w:id="173" w:author="Tyler Steven Coleman" w:date="2022-12-06T11:14:00Z">
        <w:r w:rsidR="005F766A">
          <w:rPr>
            <w:rFonts w:eastAsiaTheme="minorEastAsia" w:cstheme="minorHAnsi"/>
            <w:iCs/>
            <w:lang w:val="en-GB"/>
          </w:rPr>
          <w:t xml:space="preserve">in pair </w:t>
        </w:r>
      </w:ins>
      <m:oMath>
        <m:r>
          <w:ins w:id="174" w:author="Tyler Steven Coleman" w:date="2022-12-06T11:14:00Z">
            <w:rPr>
              <w:rFonts w:ascii="Cambria Math" w:eastAsiaTheme="minorEastAsia" w:hAnsi="Cambria Math" w:cstheme="minorHAnsi"/>
              <w:lang w:val="en-GB"/>
            </w:rPr>
            <m:t>i</m:t>
          </w:ins>
        </m:r>
      </m:oMath>
      <w:ins w:id="175" w:author="Tyler Steven Coleman" w:date="2022-12-06T11:14:00Z">
        <w:r w:rsidR="005F766A">
          <w:rPr>
            <w:rFonts w:eastAsiaTheme="minorEastAsia" w:cstheme="minorHAnsi"/>
            <w:iCs/>
            <w:lang w:val="en-GB"/>
          </w:rPr>
          <w:t xml:space="preserve"> </w:t>
        </w:r>
      </w:ins>
      <w:ins w:id="176" w:author="Tyler Steven Coleman" w:date="2022-12-06T11:13:00Z">
        <w:r w:rsidR="005F766A">
          <w:rPr>
            <w:rFonts w:eastAsiaTheme="minorEastAsia" w:cstheme="minorHAnsi"/>
            <w:iCs/>
            <w:lang w:val="en-GB"/>
          </w:rPr>
          <w:t>is a linear function of the predictors, i.e.,</w:t>
        </w:r>
      </w:ins>
      <w:del w:id="177" w:author="Tyler Steven Coleman" w:date="2022-12-05T19:50:00Z">
        <w:r w:rsidR="007309C0" w:rsidRPr="004472E2" w:rsidDel="00016625">
          <w:rPr>
            <w:rFonts w:cstheme="minorHAnsi"/>
            <w:lang w:val="en-GB"/>
          </w:rPr>
          <w:delText xml:space="preserve"> </w:delText>
        </w:r>
      </w:del>
    </w:p>
    <w:p w14:paraId="6BC4C481" w14:textId="191DFCE9" w:rsidR="004472E2" w:rsidRPr="004472E2" w:rsidRDefault="004472E2" w:rsidP="004472E2">
      <w:pPr>
        <w:snapToGrid w:val="0"/>
        <w:spacing w:line="480" w:lineRule="auto"/>
        <w:jc w:val="center"/>
        <w:rPr>
          <w:ins w:id="178" w:author="Tyler Steven Coleman" w:date="2022-12-06T11:07:00Z"/>
          <w:rFonts w:cstheme="minorHAnsi"/>
          <w:i/>
          <w:iCs/>
          <w:lang w:val="en-GB"/>
          <w:rPrChange w:id="179" w:author="Tyler Steven Coleman" w:date="2022-12-06T11:09:00Z">
            <w:rPr>
              <w:ins w:id="180" w:author="Tyler Steven Coleman" w:date="2022-12-06T11:07:00Z"/>
              <w:rFonts w:cstheme="minorHAnsi"/>
              <w:lang w:val="en-GB"/>
            </w:rPr>
          </w:rPrChange>
        </w:rPr>
        <w:pPrChange w:id="181" w:author="Tyler Steven Coleman" w:date="2022-12-06T11:07:00Z">
          <w:pPr>
            <w:snapToGrid w:val="0"/>
            <w:spacing w:line="480" w:lineRule="auto"/>
          </w:pPr>
        </w:pPrChange>
      </w:pPr>
      <m:oMath>
        <m:sSub>
          <m:sSubPr>
            <m:ctrlPr>
              <w:ins w:id="182" w:author="Tyler Steven Coleman" w:date="2022-12-06T11:07:00Z">
                <w:rPr>
                  <w:rFonts w:ascii="Cambria Math" w:hAnsi="Cambria Math" w:cstheme="minorHAnsi"/>
                  <w:i/>
                  <w:iCs/>
                  <w:lang w:val="en-GB"/>
                </w:rPr>
              </w:ins>
            </m:ctrlPr>
          </m:sSubPr>
          <m:e>
            <m:r>
              <w:ins w:id="183" w:author="Tyler Steven Coleman" w:date="2022-12-06T11:13:00Z">
                <w:rPr>
                  <w:rFonts w:ascii="Cambria Math" w:hAnsi="Cambria Math" w:cstheme="minorHAnsi"/>
                </w:rPr>
                <m:t>n</m:t>
              </w:ins>
            </m:r>
          </m:e>
          <m:sub>
            <m:r>
              <w:ins w:id="184" w:author="Tyler Steven Coleman" w:date="2022-12-06T11:07:00Z">
                <w:rPr>
                  <w:rFonts w:ascii="Cambria Math" w:hAnsi="Cambria Math" w:cstheme="minorHAnsi"/>
                  <w:lang w:val="en-GB"/>
                </w:rPr>
                <m:t>i</m:t>
              </w:ins>
            </m:r>
          </m:sub>
        </m:sSub>
        <m:r>
          <w:ins w:id="185" w:author="Tyler Steven Coleman" w:date="2022-12-06T11:07:00Z">
            <w:rPr>
              <w:rFonts w:ascii="Cambria Math" w:hAnsi="Cambria Math" w:cstheme="minorHAnsi"/>
              <w:lang w:val="en-GB"/>
            </w:rPr>
            <m:t>~</m:t>
          </w:ins>
        </m:r>
        <m:sSub>
          <m:sSubPr>
            <m:ctrlPr>
              <w:ins w:id="186" w:author="Tyler Steven Coleman" w:date="2022-12-06T11:07:00Z">
                <w:rPr>
                  <w:rFonts w:ascii="Cambria Math" w:hAnsi="Cambria Math" w:cstheme="minorHAnsi"/>
                  <w:i/>
                  <w:iCs/>
                  <w:rPrChange w:id="187" w:author="Tyler Steven Coleman" w:date="2022-12-06T11:09:00Z">
                    <w:rPr>
                      <w:rFonts w:ascii="Cambria Math" w:hAnsi="Cambria Math" w:cstheme="minorHAnsi"/>
                      <w:b/>
                      <w:bCs/>
                      <w:i/>
                      <w:iCs/>
                    </w:rPr>
                  </w:rPrChange>
                </w:rPr>
              </w:ins>
            </m:ctrlPr>
          </m:sSubPr>
          <m:e>
            <m:r>
              <w:ins w:id="188" w:author="Tyler Steven Coleman" w:date="2022-12-06T11:07:00Z">
                <w:rPr>
                  <w:rFonts w:ascii="Cambria Math" w:hAnsi="Cambria Math" w:cstheme="minorHAnsi"/>
                </w:rPr>
                <m:t>β</m:t>
              </w:ins>
            </m:r>
          </m:e>
          <m:sub>
            <m:r>
              <w:ins w:id="189" w:author="Tyler Steven Coleman" w:date="2022-12-06T11:07:00Z">
                <w:rPr>
                  <w:rFonts w:ascii="Cambria Math" w:hAnsi="Cambria Math" w:cstheme="minorHAnsi"/>
                </w:rPr>
                <m:t>0</m:t>
              </w:ins>
            </m:r>
          </m:sub>
        </m:sSub>
        <m:r>
          <w:ins w:id="190" w:author="Tyler Steven Coleman" w:date="2022-12-06T11:07:00Z">
            <w:rPr>
              <w:rFonts w:ascii="Cambria Math" w:hAnsi="Cambria Math" w:cstheme="minorHAnsi"/>
            </w:rPr>
            <m:t>+</m:t>
          </w:ins>
        </m:r>
        <m:sSub>
          <m:sSubPr>
            <m:ctrlPr>
              <w:ins w:id="191" w:author="Tyler Steven Coleman" w:date="2022-12-06T11:07:00Z">
                <w:rPr>
                  <w:rFonts w:ascii="Cambria Math" w:hAnsi="Cambria Math" w:cstheme="minorHAnsi"/>
                  <w:i/>
                  <w:iCs/>
                  <w:rPrChange w:id="192" w:author="Tyler Steven Coleman" w:date="2022-12-06T11:09:00Z">
                    <w:rPr>
                      <w:rFonts w:ascii="Cambria Math" w:hAnsi="Cambria Math" w:cstheme="minorHAnsi"/>
                      <w:b/>
                      <w:bCs/>
                      <w:i/>
                      <w:iCs/>
                    </w:rPr>
                  </w:rPrChange>
                </w:rPr>
              </w:ins>
            </m:ctrlPr>
          </m:sSubPr>
          <m:e>
            <m:r>
              <w:ins w:id="193" w:author="Tyler Steven Coleman" w:date="2022-12-06T11:07:00Z">
                <w:rPr>
                  <w:rFonts w:ascii="Cambria Math" w:hAnsi="Cambria Math" w:cstheme="minorHAnsi"/>
                </w:rPr>
                <m:t>β</m:t>
              </w:ins>
            </m:r>
          </m:e>
          <m:sub>
            <m:r>
              <w:ins w:id="194" w:author="Tyler Steven Coleman" w:date="2022-12-06T11:07:00Z">
                <w:rPr>
                  <w:rFonts w:ascii="Cambria Math" w:hAnsi="Cambria Math" w:cstheme="minorHAnsi"/>
                </w:rPr>
                <m:t>1</m:t>
              </w:ins>
            </m:r>
          </m:sub>
        </m:sSub>
        <m:sSub>
          <m:sSubPr>
            <m:ctrlPr>
              <w:ins w:id="195" w:author="Tyler Steven Coleman" w:date="2022-12-06T11:07:00Z">
                <w:rPr>
                  <w:rFonts w:ascii="Cambria Math" w:hAnsi="Cambria Math" w:cstheme="minorHAnsi"/>
                  <w:i/>
                  <w:iCs/>
                  <w:lang w:val="en-GB"/>
                </w:rPr>
              </w:ins>
            </m:ctrlPr>
          </m:sSubPr>
          <m:e>
            <m:r>
              <w:ins w:id="196" w:author="Tyler Steven Coleman" w:date="2022-12-06T11:07:00Z">
                <w:rPr>
                  <w:rFonts w:ascii="Cambria Math" w:hAnsi="Cambria Math" w:cstheme="minorHAnsi"/>
                </w:rPr>
                <m:t>trea</m:t>
              </w:ins>
            </m:r>
            <m:r>
              <w:ins w:id="197" w:author="Tyler Steven Coleman" w:date="2022-12-06T11:21:00Z">
                <w:rPr>
                  <w:rFonts w:ascii="Cambria Math" w:hAnsi="Cambria Math" w:cstheme="minorHAnsi"/>
                </w:rPr>
                <m:t>t</m:t>
              </w:ins>
            </m:r>
          </m:e>
          <m:sub>
            <m:r>
              <w:ins w:id="198" w:author="Tyler Steven Coleman" w:date="2022-12-06T11:07:00Z">
                <w:rPr>
                  <w:rFonts w:ascii="Cambria Math" w:hAnsi="Cambria Math" w:cstheme="minorHAnsi"/>
                  <w:lang w:val="en-GB"/>
                </w:rPr>
                <m:t>i</m:t>
              </w:ins>
            </m:r>
          </m:sub>
        </m:sSub>
        <m:r>
          <w:ins w:id="199" w:author="Tyler Steven Coleman" w:date="2022-12-06T11:07:00Z">
            <w:rPr>
              <w:rFonts w:ascii="Cambria Math" w:hAnsi="Cambria Math" w:cstheme="minorHAnsi"/>
              <w:lang w:val="en-GB"/>
            </w:rPr>
            <m:t>+</m:t>
          </w:ins>
        </m:r>
        <m:sSub>
          <m:sSubPr>
            <m:ctrlPr>
              <w:ins w:id="200" w:author="Tyler Steven Coleman" w:date="2022-12-06T11:07:00Z">
                <w:rPr>
                  <w:rFonts w:ascii="Cambria Math" w:hAnsi="Cambria Math" w:cstheme="minorHAnsi"/>
                  <w:i/>
                  <w:iCs/>
                  <w:rPrChange w:id="201" w:author="Tyler Steven Coleman" w:date="2022-12-06T11:09:00Z">
                    <w:rPr>
                      <w:rFonts w:ascii="Cambria Math" w:hAnsi="Cambria Math" w:cstheme="minorHAnsi"/>
                      <w:b/>
                      <w:bCs/>
                      <w:i/>
                      <w:iCs/>
                    </w:rPr>
                  </w:rPrChange>
                </w:rPr>
              </w:ins>
            </m:ctrlPr>
          </m:sSubPr>
          <m:e>
            <m:r>
              <w:ins w:id="202" w:author="Tyler Steven Coleman" w:date="2022-12-06T11:07:00Z">
                <w:rPr>
                  <w:rFonts w:ascii="Cambria Math" w:hAnsi="Cambria Math" w:cstheme="minorHAnsi"/>
                </w:rPr>
                <m:t>β</m:t>
              </w:ins>
            </m:r>
          </m:e>
          <m:sub>
            <m:r>
              <w:ins w:id="203" w:author="Tyler Steven Coleman" w:date="2022-12-06T11:07:00Z">
                <w:rPr>
                  <w:rFonts w:ascii="Cambria Math" w:hAnsi="Cambria Math" w:cstheme="minorHAnsi"/>
                </w:rPr>
                <m:t>2</m:t>
              </w:ins>
            </m:r>
          </m:sub>
        </m:sSub>
        <m:sSub>
          <m:sSubPr>
            <m:ctrlPr>
              <w:ins w:id="204" w:author="Tyler Steven Coleman" w:date="2022-12-06T11:07:00Z">
                <w:rPr>
                  <w:rFonts w:ascii="Cambria Math" w:hAnsi="Cambria Math" w:cstheme="minorHAnsi"/>
                  <w:i/>
                  <w:iCs/>
                  <w:lang w:val="en-GB"/>
                </w:rPr>
              </w:ins>
            </m:ctrlPr>
          </m:sSubPr>
          <m:e>
            <m:r>
              <w:ins w:id="205" w:author="Tyler Steven Coleman" w:date="2022-12-06T11:07:00Z">
                <w:rPr>
                  <w:rFonts w:ascii="Cambria Math" w:hAnsi="Cambria Math" w:cstheme="minorHAnsi"/>
                </w:rPr>
                <m:t>per</m:t>
              </w:ins>
            </m:r>
          </m:e>
          <m:sub>
            <m:r>
              <w:ins w:id="206" w:author="Tyler Steven Coleman" w:date="2022-12-06T11:07:00Z">
                <w:rPr>
                  <w:rFonts w:ascii="Cambria Math" w:hAnsi="Cambria Math" w:cstheme="minorHAnsi"/>
                  <w:lang w:val="en-GB"/>
                </w:rPr>
                <m:t>i</m:t>
              </w:ins>
            </m:r>
          </m:sub>
        </m:sSub>
        <m:r>
          <w:ins w:id="207" w:author="Tyler Steven Coleman" w:date="2022-12-06T11:07:00Z">
            <w:rPr>
              <w:rFonts w:ascii="Cambria Math" w:hAnsi="Cambria Math" w:cstheme="minorHAnsi"/>
              <w:lang w:val="en-GB"/>
            </w:rPr>
            <m:t>+</m:t>
          </w:ins>
        </m:r>
        <m:sSub>
          <m:sSubPr>
            <m:ctrlPr>
              <w:ins w:id="208" w:author="Tyler Steven Coleman" w:date="2022-12-06T11:07:00Z">
                <w:rPr>
                  <w:rFonts w:ascii="Cambria Math" w:hAnsi="Cambria Math" w:cstheme="minorHAnsi"/>
                  <w:i/>
                  <w:iCs/>
                  <w:rPrChange w:id="209" w:author="Tyler Steven Coleman" w:date="2022-12-06T11:09:00Z">
                    <w:rPr>
                      <w:rFonts w:ascii="Cambria Math" w:hAnsi="Cambria Math" w:cstheme="minorHAnsi"/>
                      <w:b/>
                      <w:bCs/>
                      <w:i/>
                      <w:iCs/>
                    </w:rPr>
                  </w:rPrChange>
                </w:rPr>
              </w:ins>
            </m:ctrlPr>
          </m:sSubPr>
          <m:e>
            <m:r>
              <w:ins w:id="210" w:author="Tyler Steven Coleman" w:date="2022-12-06T11:07:00Z">
                <w:rPr>
                  <w:rFonts w:ascii="Cambria Math" w:hAnsi="Cambria Math" w:cstheme="minorHAnsi"/>
                </w:rPr>
                <m:t>b</m:t>
              </w:ins>
            </m:r>
          </m:e>
          <m:sub>
            <m:r>
              <w:ins w:id="211" w:author="Tyler Steven Coleman" w:date="2022-12-06T11:07:00Z">
                <w:rPr>
                  <w:rFonts w:ascii="Cambria Math" w:hAnsi="Cambria Math" w:cstheme="minorHAnsi"/>
                </w:rPr>
                <m:t>i</m:t>
              </w:ins>
            </m:r>
          </m:sub>
        </m:sSub>
        <m:r>
          <w:ins w:id="212" w:author="Tyler Steven Coleman" w:date="2022-12-06T11:07:00Z">
            <m:rPr>
              <m:scr m:val="script"/>
            </m:rPr>
            <w:rPr>
              <w:rFonts w:ascii="Cambria Math" w:hAnsi="Cambria Math" w:cstheme="minorHAnsi"/>
            </w:rPr>
            <m:t>~N</m:t>
          </w:ins>
        </m:r>
        <m:d>
          <m:dPr>
            <m:ctrlPr>
              <w:ins w:id="213" w:author="Tyler Steven Coleman" w:date="2022-12-06T11:07:00Z">
                <w:rPr>
                  <w:rFonts w:ascii="Cambria Math" w:hAnsi="Cambria Math" w:cstheme="minorHAnsi"/>
                  <w:i/>
                  <w:iCs/>
                  <w:rPrChange w:id="214" w:author="Tyler Steven Coleman" w:date="2022-12-06T11:09:00Z">
                    <w:rPr>
                      <w:rFonts w:ascii="Cambria Math" w:hAnsi="Cambria Math" w:cstheme="minorHAnsi"/>
                      <w:b/>
                      <w:bCs/>
                      <w:i/>
                      <w:iCs/>
                    </w:rPr>
                  </w:rPrChange>
                </w:rPr>
              </w:ins>
            </m:ctrlPr>
          </m:dPr>
          <m:e>
            <m:r>
              <w:ins w:id="215" w:author="Tyler Steven Coleman" w:date="2022-12-06T11:07:00Z">
                <w:rPr>
                  <w:rFonts w:ascii="Cambria Math" w:hAnsi="Cambria Math" w:cstheme="minorHAnsi"/>
                </w:rPr>
                <m:t xml:space="preserve"> </m:t>
              </w:ins>
            </m:r>
            <m:sSub>
              <m:sSubPr>
                <m:ctrlPr>
                  <w:ins w:id="216" w:author="Tyler Steven Coleman" w:date="2022-12-06T11:07:00Z">
                    <w:rPr>
                      <w:rFonts w:ascii="Cambria Math" w:hAnsi="Cambria Math" w:cstheme="minorHAnsi"/>
                      <w:i/>
                      <w:iCs/>
                      <w:rPrChange w:id="217" w:author="Tyler Steven Coleman" w:date="2022-12-06T11:09:00Z">
                        <w:rPr>
                          <w:rFonts w:ascii="Cambria Math" w:hAnsi="Cambria Math" w:cstheme="minorHAnsi"/>
                          <w:b/>
                          <w:bCs/>
                          <w:i/>
                          <w:iCs/>
                        </w:rPr>
                      </w:rPrChange>
                    </w:rPr>
                  </w:ins>
                </m:ctrlPr>
              </m:sSubPr>
              <m:e>
                <m:r>
                  <w:ins w:id="218" w:author="Tyler Steven Coleman" w:date="2022-12-06T11:07:00Z">
                    <w:rPr>
                      <w:rFonts w:ascii="Cambria Math" w:hAnsi="Cambria Math" w:cstheme="minorHAnsi"/>
                    </w:rPr>
                    <m:t>μ</m:t>
                  </w:ins>
                </m:r>
              </m:e>
              <m:sub>
                <m:r>
                  <w:ins w:id="219" w:author="Tyler Steven Coleman" w:date="2022-12-06T11:07:00Z">
                    <w:rPr>
                      <w:rFonts w:ascii="Cambria Math" w:hAnsi="Cambria Math" w:cstheme="minorHAnsi"/>
                    </w:rPr>
                    <m:t>i</m:t>
                  </w:ins>
                </m:r>
              </m:sub>
            </m:sSub>
            <m:r>
              <w:ins w:id="220" w:author="Tyler Steven Coleman" w:date="2022-12-06T11:07:00Z">
                <w:rPr>
                  <w:rFonts w:ascii="Cambria Math" w:hAnsi="Cambria Math" w:cstheme="minorHAnsi"/>
                </w:rPr>
                <m:t xml:space="preserve"> , </m:t>
              </w:ins>
            </m:r>
            <m:sSup>
              <m:sSupPr>
                <m:ctrlPr>
                  <w:ins w:id="221" w:author="Tyler Steven Coleman" w:date="2022-12-06T11:07:00Z">
                    <w:rPr>
                      <w:rFonts w:ascii="Cambria Math" w:hAnsi="Cambria Math" w:cstheme="minorHAnsi"/>
                      <w:i/>
                      <w:iCs/>
                      <w:rPrChange w:id="222" w:author="Tyler Steven Coleman" w:date="2022-12-06T11:09:00Z">
                        <w:rPr>
                          <w:rFonts w:ascii="Cambria Math" w:hAnsi="Cambria Math" w:cstheme="minorHAnsi"/>
                          <w:b/>
                          <w:bCs/>
                          <w:i/>
                          <w:iCs/>
                        </w:rPr>
                      </w:rPrChange>
                    </w:rPr>
                  </w:ins>
                </m:ctrlPr>
              </m:sSupPr>
              <m:e>
                <m:r>
                  <w:ins w:id="223" w:author="Tyler Steven Coleman" w:date="2022-12-06T11:07:00Z">
                    <w:rPr>
                      <w:rFonts w:ascii="Cambria Math" w:hAnsi="Cambria Math" w:cstheme="minorHAnsi"/>
                    </w:rPr>
                    <m:t>σ</m:t>
                  </w:ins>
                </m:r>
              </m:e>
              <m:sup>
                <m:r>
                  <w:ins w:id="224" w:author="Tyler Steven Coleman" w:date="2022-12-06T11:07:00Z">
                    <w:rPr>
                      <w:rFonts w:ascii="Cambria Math" w:hAnsi="Cambria Math" w:cstheme="minorHAnsi"/>
                    </w:rPr>
                    <m:t>2</m:t>
                  </w:ins>
                </m:r>
              </m:sup>
            </m:sSup>
          </m:e>
        </m:d>
        <m:r>
          <w:ins w:id="225" w:author="Tyler Steven Coleman" w:date="2022-12-06T11:07:00Z">
            <w:rPr>
              <w:rFonts w:ascii="Cambria Math" w:hAnsi="Cambria Math" w:cstheme="minorHAnsi"/>
            </w:rPr>
            <m:t xml:space="preserve"> </m:t>
          </w:ins>
        </m:r>
      </m:oMath>
      <w:ins w:id="226" w:author="Tyler Steven Coleman" w:date="2022-12-06T11:15:00Z">
        <w:r w:rsidR="005F766A">
          <w:rPr>
            <w:rFonts w:eastAsiaTheme="minorEastAsia" w:cstheme="minorHAnsi"/>
            <w:i/>
            <w:iCs/>
          </w:rPr>
          <w:tab/>
        </w:r>
        <w:r w:rsidR="005F766A">
          <w:rPr>
            <w:rFonts w:eastAsiaTheme="minorEastAsia" w:cstheme="minorHAnsi"/>
            <w:i/>
            <w:iCs/>
          </w:rPr>
          <w:tab/>
        </w:r>
        <w:r w:rsidR="005F766A">
          <w:rPr>
            <w:rFonts w:eastAsiaTheme="minorEastAsia" w:cstheme="minorHAnsi"/>
            <w:i/>
            <w:iCs/>
          </w:rPr>
          <w:tab/>
        </w:r>
      </w:ins>
      <w:ins w:id="227" w:author="Tyler Steven Coleman" w:date="2022-12-06T11:07:00Z">
        <w:r w:rsidRPr="004472E2">
          <w:rPr>
            <w:rFonts w:cstheme="minorHAnsi"/>
            <w:i/>
            <w:iCs/>
            <w:lang w:val="en-GB"/>
          </w:rPr>
          <w:t>(eq. 2)</w:t>
        </w:r>
      </w:ins>
    </w:p>
    <w:p w14:paraId="5691EEE8" w14:textId="3EAA014A" w:rsidR="005A2DFC" w:rsidRPr="00194654" w:rsidRDefault="005F766A" w:rsidP="00016625">
      <w:pPr>
        <w:snapToGrid w:val="0"/>
        <w:spacing w:line="480" w:lineRule="auto"/>
        <w:rPr>
          <w:rFonts w:cstheme="minorHAnsi"/>
          <w:lang w:val="en-GB"/>
        </w:rPr>
        <w:pPrChange w:id="228" w:author="Tyler Steven Coleman" w:date="2022-12-05T19:50:00Z">
          <w:pPr>
            <w:snapToGrid w:val="0"/>
            <w:spacing w:line="480" w:lineRule="auto"/>
            <w:ind w:firstLine="720"/>
          </w:pPr>
        </w:pPrChange>
      </w:pPr>
      <w:ins w:id="229" w:author="Tyler Steven Coleman" w:date="2022-12-06T11:15:00Z">
        <w:r>
          <w:rPr>
            <w:rFonts w:cstheme="minorHAnsi"/>
            <w:lang w:val="en-GB"/>
          </w:rPr>
          <w:t xml:space="preserve">where  </w:t>
        </w:r>
      </w:ins>
      <m:oMath>
        <m:sSub>
          <m:sSubPr>
            <m:ctrlPr>
              <w:ins w:id="230" w:author="Tyler Steven Coleman" w:date="2022-12-06T11:15:00Z">
                <w:rPr>
                  <w:rFonts w:ascii="Cambria Math" w:hAnsi="Cambria Math" w:cstheme="minorHAnsi"/>
                  <w:i/>
                  <w:iCs/>
                </w:rPr>
              </w:ins>
            </m:ctrlPr>
          </m:sSubPr>
          <m:e>
            <m:r>
              <w:ins w:id="231" w:author="Tyler Steven Coleman" w:date="2022-12-06T11:15:00Z">
                <w:rPr>
                  <w:rFonts w:ascii="Cambria Math" w:hAnsi="Cambria Math" w:cstheme="minorHAnsi"/>
                </w:rPr>
                <m:t>β</m:t>
              </w:ins>
            </m:r>
          </m:e>
          <m:sub>
            <m:r>
              <w:ins w:id="232" w:author="Tyler Steven Coleman" w:date="2022-12-06T11:15:00Z">
                <w:rPr>
                  <w:rFonts w:ascii="Cambria Math" w:hAnsi="Cambria Math" w:cstheme="minorHAnsi"/>
                </w:rPr>
                <m:t>0</m:t>
              </w:ins>
            </m:r>
          </m:sub>
        </m:sSub>
      </m:oMath>
      <w:ins w:id="233" w:author="Tyler Steven Coleman" w:date="2022-12-06T11:15:00Z">
        <w:r>
          <w:rPr>
            <w:rFonts w:eastAsiaTheme="minorEastAsia" w:cstheme="minorHAnsi"/>
            <w:iCs/>
          </w:rPr>
          <w:t xml:space="preserve"> is the </w:t>
        </w:r>
      </w:ins>
      <w:ins w:id="234" w:author="Tyler Steven Coleman" w:date="2022-12-06T11:16:00Z">
        <w:r>
          <w:rPr>
            <w:rFonts w:eastAsiaTheme="minorEastAsia" w:cstheme="minorHAnsi"/>
            <w:iCs/>
          </w:rPr>
          <w:t xml:space="preserve">intercept value, </w:t>
        </w:r>
      </w:ins>
      <m:oMath>
        <m:sSub>
          <m:sSubPr>
            <m:ctrlPr>
              <w:ins w:id="235" w:author="Tyler Steven Coleman" w:date="2022-12-06T11:16:00Z">
                <w:rPr>
                  <w:rFonts w:ascii="Cambria Math" w:hAnsi="Cambria Math" w:cstheme="minorHAnsi"/>
                  <w:i/>
                  <w:iCs/>
                </w:rPr>
              </w:ins>
            </m:ctrlPr>
          </m:sSubPr>
          <m:e>
            <m:r>
              <w:ins w:id="236" w:author="Tyler Steven Coleman" w:date="2022-12-06T11:16:00Z">
                <w:rPr>
                  <w:rFonts w:ascii="Cambria Math" w:hAnsi="Cambria Math" w:cstheme="minorHAnsi"/>
                </w:rPr>
                <m:t>β</m:t>
              </w:ins>
            </m:r>
          </m:e>
          <m:sub>
            <m:r>
              <w:ins w:id="237" w:author="Tyler Steven Coleman" w:date="2022-12-06T11:16:00Z">
                <w:rPr>
                  <w:rFonts w:ascii="Cambria Math" w:hAnsi="Cambria Math" w:cstheme="minorHAnsi"/>
                </w:rPr>
                <m:t>1, 2</m:t>
              </w:ins>
            </m:r>
          </m:sub>
        </m:sSub>
      </m:oMath>
      <w:ins w:id="238" w:author="Tyler Steven Coleman" w:date="2022-12-06T11:16:00Z">
        <w:r>
          <w:rPr>
            <w:rFonts w:eastAsiaTheme="minorEastAsia" w:cstheme="minorHAnsi"/>
            <w:iCs/>
          </w:rPr>
          <w:t xml:space="preserve"> are the parameter estimates</w:t>
        </w:r>
      </w:ins>
      <w:ins w:id="239" w:author="Tyler Steven Coleman" w:date="2022-12-06T11:20:00Z">
        <w:r>
          <w:rPr>
            <w:rFonts w:eastAsiaTheme="minorEastAsia" w:cstheme="minorHAnsi"/>
            <w:iCs/>
          </w:rPr>
          <w:t xml:space="preserve">, </w:t>
        </w:r>
      </w:ins>
      <m:oMath>
        <m:sSub>
          <m:sSubPr>
            <m:ctrlPr>
              <w:ins w:id="240" w:author="Tyler Steven Coleman" w:date="2022-12-06T11:21:00Z">
                <w:rPr>
                  <w:rFonts w:ascii="Cambria Math" w:hAnsi="Cambria Math" w:cstheme="minorHAnsi"/>
                  <w:i/>
                  <w:iCs/>
                  <w:lang w:val="en-GB"/>
                </w:rPr>
              </w:ins>
            </m:ctrlPr>
          </m:sSubPr>
          <m:e>
            <m:r>
              <w:ins w:id="241" w:author="Tyler Steven Coleman" w:date="2022-12-06T11:21:00Z">
                <w:rPr>
                  <w:rFonts w:ascii="Cambria Math" w:hAnsi="Cambria Math" w:cstheme="minorHAnsi"/>
                </w:rPr>
                <m:t>treat</m:t>
              </w:ins>
            </m:r>
          </m:e>
          <m:sub>
            <m:r>
              <w:ins w:id="242" w:author="Tyler Steven Coleman" w:date="2022-12-06T11:21:00Z">
                <w:rPr>
                  <w:rFonts w:ascii="Cambria Math" w:hAnsi="Cambria Math" w:cstheme="minorHAnsi"/>
                  <w:lang w:val="en-GB"/>
                </w:rPr>
                <m:t>i</m:t>
              </w:ins>
            </m:r>
          </m:sub>
        </m:sSub>
      </m:oMath>
      <w:ins w:id="243" w:author="Tyler Steven Coleman" w:date="2022-12-06T11:21:00Z">
        <w:r>
          <w:rPr>
            <w:rFonts w:eastAsiaTheme="minorEastAsia" w:cstheme="minorHAnsi"/>
            <w:iCs/>
            <w:lang w:val="en-GB"/>
          </w:rPr>
          <w:t xml:space="preserve"> is the treatment variable for pair </w:t>
        </w:r>
      </w:ins>
      <m:oMath>
        <m:r>
          <w:ins w:id="244" w:author="Tyler Steven Coleman" w:date="2022-12-06T11:22:00Z">
            <w:rPr>
              <w:rFonts w:ascii="Cambria Math" w:eastAsiaTheme="minorEastAsia" w:hAnsi="Cambria Math" w:cstheme="minorHAnsi"/>
              <w:lang w:val="en-GB"/>
            </w:rPr>
            <m:t>i</m:t>
          </w:ins>
        </m:r>
      </m:oMath>
      <w:ins w:id="245" w:author="Tyler Steven Coleman" w:date="2022-12-06T11:21:00Z">
        <w:r>
          <w:rPr>
            <w:rFonts w:eastAsiaTheme="minorEastAsia" w:cstheme="minorHAnsi"/>
            <w:iCs/>
            <w:lang w:val="en-GB"/>
          </w:rPr>
          <w:t xml:space="preserve">, </w:t>
        </w:r>
      </w:ins>
      <m:oMath>
        <m:sSub>
          <m:sSubPr>
            <m:ctrlPr>
              <w:ins w:id="246" w:author="Tyler Steven Coleman" w:date="2022-12-06T11:21:00Z">
                <w:rPr>
                  <w:rFonts w:ascii="Cambria Math" w:hAnsi="Cambria Math" w:cstheme="minorHAnsi"/>
                  <w:i/>
                  <w:iCs/>
                  <w:lang w:val="en-GB"/>
                </w:rPr>
              </w:ins>
            </m:ctrlPr>
          </m:sSubPr>
          <m:e>
            <m:r>
              <w:ins w:id="247" w:author="Tyler Steven Coleman" w:date="2022-12-06T11:21:00Z">
                <w:rPr>
                  <w:rFonts w:ascii="Cambria Math" w:hAnsi="Cambria Math" w:cstheme="minorHAnsi"/>
                </w:rPr>
                <m:t>per</m:t>
              </w:ins>
            </m:r>
          </m:e>
          <m:sub>
            <m:r>
              <w:ins w:id="248" w:author="Tyler Steven Coleman" w:date="2022-12-06T11:21:00Z">
                <w:rPr>
                  <w:rFonts w:ascii="Cambria Math" w:hAnsi="Cambria Math" w:cstheme="minorHAnsi"/>
                  <w:lang w:val="en-GB"/>
                </w:rPr>
                <m:t>i</m:t>
              </w:ins>
            </m:r>
          </m:sub>
        </m:sSub>
      </m:oMath>
      <w:ins w:id="249" w:author="Tyler Steven Coleman" w:date="2022-12-06T11:21:00Z">
        <w:r>
          <w:rPr>
            <w:rFonts w:eastAsiaTheme="minorEastAsia" w:cstheme="minorHAnsi"/>
            <w:iCs/>
            <w:lang w:val="en-GB"/>
          </w:rPr>
          <w:t xml:space="preserve"> is the </w:t>
        </w:r>
      </w:ins>
      <w:ins w:id="250" w:author="Tyler Steven Coleman" w:date="2022-12-06T11:22:00Z">
        <w:r w:rsidR="006145CE">
          <w:rPr>
            <w:rFonts w:eastAsiaTheme="minorEastAsia" w:cstheme="minorHAnsi"/>
            <w:iCs/>
            <w:lang w:val="en-GB"/>
          </w:rPr>
          <w:t>sam</w:t>
        </w:r>
      </w:ins>
      <w:ins w:id="251" w:author="Tyler Steven Coleman" w:date="2022-12-06T11:23:00Z">
        <w:r w:rsidR="006145CE">
          <w:rPr>
            <w:rFonts w:eastAsiaTheme="minorEastAsia" w:cstheme="minorHAnsi"/>
            <w:iCs/>
            <w:lang w:val="en-GB"/>
          </w:rPr>
          <w:t xml:space="preserve">pling </w:t>
        </w:r>
      </w:ins>
      <w:ins w:id="252" w:author="Tyler Steven Coleman" w:date="2022-12-06T11:21:00Z">
        <w:r>
          <w:rPr>
            <w:rFonts w:eastAsiaTheme="minorEastAsia" w:cstheme="minorHAnsi"/>
            <w:iCs/>
            <w:lang w:val="en-GB"/>
          </w:rPr>
          <w:t>p</w:t>
        </w:r>
      </w:ins>
      <w:ins w:id="253" w:author="Tyler Steven Coleman" w:date="2022-12-06T11:22:00Z">
        <w:r>
          <w:rPr>
            <w:rFonts w:eastAsiaTheme="minorEastAsia" w:cstheme="minorHAnsi"/>
            <w:iCs/>
            <w:lang w:val="en-GB"/>
          </w:rPr>
          <w:t xml:space="preserve">eriod </w:t>
        </w:r>
        <w:r w:rsidR="006145CE">
          <w:rPr>
            <w:rFonts w:eastAsiaTheme="minorEastAsia" w:cstheme="minorHAnsi"/>
            <w:iCs/>
            <w:lang w:val="en-GB"/>
          </w:rPr>
          <w:t xml:space="preserve">variable for pair </w:t>
        </w:r>
      </w:ins>
      <m:oMath>
        <m:r>
          <w:ins w:id="254" w:author="Tyler Steven Coleman" w:date="2022-12-06T11:22:00Z">
            <w:rPr>
              <w:rFonts w:ascii="Cambria Math" w:eastAsiaTheme="minorEastAsia" w:hAnsi="Cambria Math" w:cstheme="minorHAnsi"/>
              <w:lang w:val="en-GB"/>
            </w:rPr>
            <m:t>i</m:t>
          </w:ins>
        </m:r>
      </m:oMath>
      <w:ins w:id="255" w:author="Tyler Steven Coleman" w:date="2022-12-06T11:22:00Z">
        <w:r w:rsidR="006145CE">
          <w:rPr>
            <w:rFonts w:eastAsiaTheme="minorEastAsia" w:cstheme="minorHAnsi"/>
            <w:iCs/>
            <w:lang w:val="en-GB"/>
          </w:rPr>
          <w:t xml:space="preserve">, </w:t>
        </w:r>
      </w:ins>
      <w:ins w:id="256" w:author="Tyler Steven Coleman" w:date="2022-12-06T11:23:00Z">
        <w:r w:rsidR="006145CE">
          <w:rPr>
            <w:rFonts w:eastAsiaTheme="minorEastAsia" w:cstheme="minorHAnsi"/>
            <w:iCs/>
            <w:lang w:val="en-GB"/>
          </w:rPr>
          <w:t xml:space="preserve">and </w:t>
        </w:r>
      </w:ins>
      <m:oMath>
        <m:sSub>
          <m:sSubPr>
            <m:ctrlPr>
              <w:ins w:id="257" w:author="Tyler Steven Coleman" w:date="2022-12-06T11:23:00Z">
                <w:rPr>
                  <w:rFonts w:ascii="Cambria Math" w:hAnsi="Cambria Math" w:cstheme="minorHAnsi"/>
                  <w:i/>
                  <w:iCs/>
                </w:rPr>
              </w:ins>
            </m:ctrlPr>
          </m:sSubPr>
          <m:e>
            <m:r>
              <w:ins w:id="258" w:author="Tyler Steven Coleman" w:date="2022-12-06T11:23:00Z">
                <w:rPr>
                  <w:rFonts w:ascii="Cambria Math" w:hAnsi="Cambria Math" w:cstheme="minorHAnsi"/>
                </w:rPr>
                <m:t>b</m:t>
              </w:ins>
            </m:r>
          </m:e>
          <m:sub>
            <m:r>
              <w:ins w:id="259" w:author="Tyler Steven Coleman" w:date="2022-12-06T11:23:00Z">
                <w:rPr>
                  <w:rFonts w:ascii="Cambria Math" w:hAnsi="Cambria Math" w:cstheme="minorHAnsi"/>
                </w:rPr>
                <m:t>i</m:t>
              </w:ins>
            </m:r>
          </m:sub>
        </m:sSub>
        <m:r>
          <w:ins w:id="260" w:author="Tyler Steven Coleman" w:date="2022-12-06T11:23:00Z">
            <m:rPr>
              <m:scr m:val="script"/>
            </m:rPr>
            <w:rPr>
              <w:rFonts w:ascii="Cambria Math" w:hAnsi="Cambria Math" w:cstheme="minorHAnsi"/>
            </w:rPr>
            <m:t>~N</m:t>
          </w:ins>
        </m:r>
        <m:d>
          <m:dPr>
            <m:ctrlPr>
              <w:ins w:id="261" w:author="Tyler Steven Coleman" w:date="2022-12-06T11:23:00Z">
                <w:rPr>
                  <w:rFonts w:ascii="Cambria Math" w:hAnsi="Cambria Math" w:cstheme="minorHAnsi"/>
                  <w:i/>
                  <w:iCs/>
                </w:rPr>
              </w:ins>
            </m:ctrlPr>
          </m:dPr>
          <m:e>
            <m:sSub>
              <m:sSubPr>
                <m:ctrlPr>
                  <w:ins w:id="262" w:author="Tyler Steven Coleman" w:date="2022-12-06T11:23:00Z">
                    <w:rPr>
                      <w:rFonts w:ascii="Cambria Math" w:hAnsi="Cambria Math" w:cstheme="minorHAnsi"/>
                      <w:i/>
                      <w:iCs/>
                    </w:rPr>
                  </w:ins>
                </m:ctrlPr>
              </m:sSubPr>
              <m:e>
                <m:r>
                  <w:ins w:id="263" w:author="Tyler Steven Coleman" w:date="2022-12-06T11:23:00Z">
                    <w:rPr>
                      <w:rFonts w:ascii="Cambria Math" w:hAnsi="Cambria Math" w:cstheme="minorHAnsi"/>
                    </w:rPr>
                    <m:t>μ</m:t>
                  </w:ins>
                </m:r>
              </m:e>
              <m:sub>
                <m:r>
                  <w:ins w:id="264" w:author="Tyler Steven Coleman" w:date="2022-12-06T11:23:00Z">
                    <w:rPr>
                      <w:rFonts w:ascii="Cambria Math" w:hAnsi="Cambria Math" w:cstheme="minorHAnsi"/>
                    </w:rPr>
                    <m:t>i</m:t>
                  </w:ins>
                </m:r>
              </m:sub>
            </m:sSub>
            <m:r>
              <w:ins w:id="265" w:author="Tyler Steven Coleman" w:date="2022-12-06T11:23:00Z">
                <w:rPr>
                  <w:rFonts w:ascii="Cambria Math" w:hAnsi="Cambria Math" w:cstheme="minorHAnsi"/>
                </w:rPr>
                <m:t xml:space="preserve"> , </m:t>
              </w:ins>
            </m:r>
            <m:sSup>
              <m:sSupPr>
                <m:ctrlPr>
                  <w:ins w:id="266" w:author="Tyler Steven Coleman" w:date="2022-12-06T11:23:00Z">
                    <w:rPr>
                      <w:rFonts w:ascii="Cambria Math" w:hAnsi="Cambria Math" w:cstheme="minorHAnsi"/>
                      <w:i/>
                      <w:iCs/>
                    </w:rPr>
                  </w:ins>
                </m:ctrlPr>
              </m:sSupPr>
              <m:e>
                <m:r>
                  <w:ins w:id="267" w:author="Tyler Steven Coleman" w:date="2022-12-06T11:23:00Z">
                    <w:rPr>
                      <w:rFonts w:ascii="Cambria Math" w:hAnsi="Cambria Math" w:cstheme="minorHAnsi"/>
                    </w:rPr>
                    <m:t>σ</m:t>
                  </w:ins>
                </m:r>
              </m:e>
              <m:sup>
                <m:r>
                  <w:ins w:id="268" w:author="Tyler Steven Coleman" w:date="2022-12-06T11:23:00Z">
                    <w:rPr>
                      <w:rFonts w:ascii="Cambria Math" w:hAnsi="Cambria Math" w:cstheme="minorHAnsi"/>
                    </w:rPr>
                    <m:t>2</m:t>
                  </w:ins>
                </m:r>
              </m:sup>
            </m:sSup>
          </m:e>
        </m:d>
      </m:oMath>
      <w:ins w:id="269" w:author="Tyler Steven Coleman" w:date="2022-12-06T11:23:00Z">
        <w:r w:rsidR="006145CE">
          <w:rPr>
            <w:rFonts w:eastAsiaTheme="minorEastAsia" w:cstheme="minorHAnsi"/>
            <w:iCs/>
          </w:rPr>
          <w:t xml:space="preserve"> is a random-effects intercept for each pair </w:t>
        </w:r>
      </w:ins>
      <m:oMath>
        <m:r>
          <w:ins w:id="270" w:author="Tyler Steven Coleman" w:date="2022-12-06T11:23:00Z">
            <w:rPr>
              <w:rFonts w:ascii="Cambria Math" w:eastAsiaTheme="minorEastAsia" w:hAnsi="Cambria Math" w:cstheme="minorHAnsi"/>
              <w:lang w:val="en-GB"/>
            </w:rPr>
            <m:t>i</m:t>
          </w:ins>
        </m:r>
      </m:oMath>
      <w:ins w:id="271" w:author="Tyler Steven Coleman" w:date="2022-12-06T11:25:00Z">
        <w:r w:rsidR="006145CE">
          <w:rPr>
            <w:rFonts w:eastAsiaTheme="minorEastAsia" w:cstheme="minorHAnsi"/>
            <w:iCs/>
            <w:lang w:val="en-GB"/>
          </w:rPr>
          <w:t xml:space="preserve"> that accounts for pair-specific variation in seed count.</w:t>
        </w:r>
      </w:ins>
      <w:ins w:id="272" w:author="Tyler Steven Coleman" w:date="2022-12-06T11:26:00Z">
        <w:r w:rsidR="006145CE">
          <w:rPr>
            <w:rFonts w:eastAsiaTheme="minorEastAsia" w:cstheme="minorHAnsi"/>
            <w:iCs/>
            <w:lang w:val="en-GB"/>
          </w:rPr>
          <w:t xml:space="preserve"> We then </w:t>
        </w:r>
      </w:ins>
      <w:del w:id="273" w:author="Tyler Steven Coleman" w:date="2022-12-06T11:26:00Z">
        <w:r w:rsidR="007309C0" w:rsidRPr="00194654" w:rsidDel="006145CE">
          <w:rPr>
            <w:rFonts w:cstheme="minorHAnsi"/>
            <w:lang w:val="en-GB"/>
          </w:rPr>
          <w:delText>assessed with</w:delText>
        </w:r>
      </w:del>
      <w:del w:id="274" w:author="Tyler Steven Coleman" w:date="2022-12-06T11:27:00Z">
        <w:r w:rsidR="007309C0" w:rsidRPr="00194654" w:rsidDel="006145CE">
          <w:rPr>
            <w:rFonts w:cstheme="minorHAnsi"/>
            <w:lang w:val="en-GB"/>
          </w:rPr>
          <w:delText xml:space="preserve"> analysis of variance (Type II) and by calculating explained variance (</w:delText>
        </w:r>
      </w:del>
      <w:del w:id="275" w:author="Tyler Steven Coleman" w:date="2022-12-05T19:37:00Z">
        <w:r w:rsidR="00EA58FB" w:rsidRPr="00194654" w:rsidDel="00E33F24">
          <w:rPr>
            <w:rFonts w:cstheme="minorHAnsi"/>
            <w:lang w:val="en-GB"/>
          </w:rPr>
          <w:delText>e.g</w:delText>
        </w:r>
      </w:del>
      <w:del w:id="276" w:author="Tyler Steven Coleman" w:date="2022-12-06T11:27:00Z">
        <w:r w:rsidR="00EA58FB" w:rsidRPr="00194654" w:rsidDel="006145CE">
          <w:rPr>
            <w:rFonts w:cstheme="minorHAnsi"/>
            <w:lang w:val="en-GB"/>
          </w:rPr>
          <w:delText xml:space="preserve">., </w:delText>
        </w:r>
        <w:r w:rsidR="007309C0" w:rsidRPr="00194654" w:rsidDel="006145CE">
          <w:rPr>
            <w:rFonts w:cstheme="minorHAnsi"/>
            <w:lang w:val="en-GB"/>
          </w:rPr>
          <w:delText>trigamma</w:delText>
        </w:r>
        <w:r w:rsidR="00EA58FB" w:rsidRPr="00194654" w:rsidDel="006145CE">
          <w:rPr>
            <w:rFonts w:cstheme="minorHAnsi"/>
            <w:lang w:val="en-GB"/>
          </w:rPr>
          <w:delText xml:space="preserve"> </w:delText>
        </w:r>
        <w:r w:rsidR="00EA58FB" w:rsidRPr="00B30A5D" w:rsidDel="006145CE">
          <w:rPr>
            <w:rFonts w:cstheme="minorHAnsi"/>
            <w:lang w:val="en-GB"/>
          </w:rPr>
          <w:delText>method</w:delText>
        </w:r>
        <w:r w:rsidR="007309C0" w:rsidRPr="00B30A5D" w:rsidDel="006145CE">
          <w:rPr>
            <w:rFonts w:cstheme="minorHAnsi"/>
            <w:lang w:val="en-GB"/>
          </w:rPr>
          <w:delText xml:space="preserve">; </w:delText>
        </w:r>
        <w:r w:rsidR="006D5D8A" w:rsidDel="006145CE">
          <w:rPr>
            <w:rFonts w:cstheme="minorHAnsi"/>
            <w:lang w:val="en-GB"/>
          </w:rPr>
          <w:fldChar w:fldCharType="begin"/>
        </w:r>
        <w:r w:rsidR="006D5D8A" w:rsidDel="006145CE">
          <w:rPr>
            <w:rFonts w:cstheme="minorHAnsi"/>
            <w:lang w:val="en-GB"/>
          </w:rPr>
          <w:delInstrText xml:space="preserve"> ADDIN ZOTERO_ITEM CSL_CITATION {"citationID":"vyc7MOMy","properties":{"formattedCitation":"(Barto\\uc0\\u324{}, 2022)","plainCitation":"(Bartoń, 2022)","noteIndex":0},"citationItems":[{"id":344,"uris":["http://zotero.org/users/local/ud9bfypS/items/DWJM8KAC"],"itemData":{"id":344,"type":"software","abstract":"Tools for performing model selection and model averaging. Automated model selection through subsetting the maximum model, with optional constraints for model inclusion. Model parameter and prediction averaging based on model weights derived from information criteria (AICc and alike) or custom model weighting schemes.","license":"GPL-2","source":"R-Packages","title":"MuMIn: Multi-Model Inference","title-short":"MuMIn","URL":"https://CRAN.R-project.org/package=MuMIn","version":"1.47.1","author":[{"family":"Bartoń","given":"Kamil"}],"accessed":{"date-parts":[["2022",11,28]]},"issued":{"date-parts":[["2022",9,1]]}}}],"schema":"https://github.com/citation-style-language/schema/raw/master/csl-citation.json"} </w:delInstrText>
        </w:r>
        <w:r w:rsidR="006D5D8A" w:rsidDel="006145CE">
          <w:rPr>
            <w:rFonts w:cstheme="minorHAnsi"/>
            <w:lang w:val="en-GB"/>
          </w:rPr>
          <w:fldChar w:fldCharType="separate"/>
        </w:r>
      </w:del>
      <w:del w:id="277" w:author="Tyler Steven Coleman" w:date="2022-12-05T19:35:00Z">
        <w:r w:rsidR="006D5D8A" w:rsidRPr="006D5D8A" w:rsidDel="003041E4">
          <w:rPr>
            <w:rFonts w:ascii="Calibri" w:cs="Calibri"/>
          </w:rPr>
          <w:delText>(</w:delText>
        </w:r>
      </w:del>
      <w:del w:id="278" w:author="Tyler Steven Coleman" w:date="2022-12-06T11:27:00Z">
        <w:r w:rsidR="006D5D8A" w:rsidRPr="006D5D8A" w:rsidDel="006145CE">
          <w:rPr>
            <w:rFonts w:ascii="Calibri" w:cs="Calibri"/>
          </w:rPr>
          <w:delText>Bartoń, 2022)</w:delText>
        </w:r>
        <w:r w:rsidR="006D5D8A" w:rsidDel="006145CE">
          <w:rPr>
            <w:rFonts w:cstheme="minorHAnsi"/>
            <w:lang w:val="en-GB"/>
          </w:rPr>
          <w:fldChar w:fldCharType="end"/>
        </w:r>
        <w:r w:rsidR="007309C0" w:rsidRPr="00B30A5D" w:rsidDel="006145CE">
          <w:rPr>
            <w:rFonts w:cstheme="minorHAnsi"/>
            <w:lang w:val="en-GB"/>
          </w:rPr>
          <w:delText xml:space="preserve">. </w:delText>
        </w:r>
        <w:r w:rsidR="00474064" w:rsidRPr="00B30A5D" w:rsidDel="006145CE">
          <w:rPr>
            <w:rFonts w:cstheme="minorHAnsi"/>
            <w:lang w:val="en-GB"/>
          </w:rPr>
          <w:delText>Using</w:delText>
        </w:r>
      </w:del>
      <w:ins w:id="279" w:author="Tyler Steven Coleman" w:date="2022-12-06T11:27:00Z">
        <w:r w:rsidR="006145CE">
          <w:rPr>
            <w:rFonts w:cstheme="minorHAnsi"/>
            <w:lang w:val="en-GB"/>
          </w:rPr>
          <w:t>used</w:t>
        </w:r>
      </w:ins>
      <w:r w:rsidR="001623E3" w:rsidRPr="00B30A5D">
        <w:rPr>
          <w:rFonts w:cstheme="minorHAnsi"/>
          <w:lang w:val="en-GB"/>
        </w:rPr>
        <w:t xml:space="preserve"> the</w:t>
      </w:r>
      <w:r w:rsidR="001623E3" w:rsidRPr="00194654">
        <w:rPr>
          <w:rFonts w:cstheme="minorHAnsi"/>
          <w:lang w:val="en-GB"/>
        </w:rPr>
        <w:t xml:space="preserve"> model</w:t>
      </w:r>
      <w:r w:rsidR="00474064" w:rsidRPr="00194654">
        <w:rPr>
          <w:rFonts w:cstheme="minorHAnsi"/>
          <w:lang w:val="en-GB"/>
        </w:rPr>
        <w:t xml:space="preserve"> output</w:t>
      </w:r>
      <w:del w:id="280" w:author="Tyler Steven Coleman" w:date="2022-12-06T11:27:00Z">
        <w:r w:rsidR="001623E3" w:rsidRPr="00194654" w:rsidDel="006145CE">
          <w:rPr>
            <w:rFonts w:cstheme="minorHAnsi"/>
            <w:lang w:val="en-GB"/>
          </w:rPr>
          <w:delText>, we</w:delText>
        </w:r>
        <w:r w:rsidR="00474064" w:rsidRPr="00194654" w:rsidDel="006145CE">
          <w:rPr>
            <w:rFonts w:cstheme="minorHAnsi"/>
            <w:lang w:val="en-GB"/>
          </w:rPr>
          <w:delText xml:space="preserve"> </w:delText>
        </w:r>
      </w:del>
      <w:ins w:id="281" w:author="Tyler Steven Coleman" w:date="2022-12-06T11:27:00Z">
        <w:r w:rsidR="006145CE">
          <w:rPr>
            <w:rFonts w:cstheme="minorHAnsi"/>
            <w:lang w:val="en-GB"/>
          </w:rPr>
          <w:t xml:space="preserve"> to </w:t>
        </w:r>
      </w:ins>
      <w:r w:rsidR="00474064" w:rsidRPr="00194654">
        <w:rPr>
          <w:rFonts w:cstheme="minorHAnsi"/>
          <w:lang w:val="en-GB"/>
        </w:rPr>
        <w:t>calculate</w:t>
      </w:r>
      <w:del w:id="282" w:author="Tyler Steven Coleman" w:date="2022-12-06T11:27:00Z">
        <w:r w:rsidR="00474064" w:rsidRPr="00194654" w:rsidDel="006145CE">
          <w:rPr>
            <w:rFonts w:cstheme="minorHAnsi"/>
            <w:lang w:val="en-GB"/>
          </w:rPr>
          <w:delText>d</w:delText>
        </w:r>
      </w:del>
      <w:r w:rsidR="00474064" w:rsidRPr="00194654">
        <w:rPr>
          <w:rFonts w:cstheme="minorHAnsi"/>
          <w:lang w:val="en-GB"/>
        </w:rPr>
        <w:t xml:space="preserve"> </w:t>
      </w:r>
      <w:ins w:id="283" w:author="Tyler Steven Coleman" w:date="2022-12-06T11:27:00Z">
        <w:r w:rsidR="006145CE">
          <w:rPr>
            <w:rFonts w:cstheme="minorHAnsi"/>
            <w:lang w:val="en-GB"/>
          </w:rPr>
          <w:t xml:space="preserve">the </w:t>
        </w:r>
      </w:ins>
      <w:r w:rsidR="008927B9" w:rsidRPr="00194654">
        <w:rPr>
          <w:rFonts w:cstheme="minorHAnsi"/>
          <w:lang w:val="en-GB"/>
        </w:rPr>
        <w:t>estimated marginal means</w:t>
      </w:r>
      <w:r w:rsidR="00EF280D">
        <w:rPr>
          <w:rFonts w:cstheme="minorHAnsi"/>
          <w:lang w:val="en-GB"/>
        </w:rPr>
        <w:t xml:space="preserve"> and confidence intervals</w:t>
      </w:r>
      <w:r w:rsidR="008927B9" w:rsidRPr="00194654">
        <w:rPr>
          <w:rFonts w:cstheme="minorHAnsi"/>
          <w:lang w:val="en-GB"/>
        </w:rPr>
        <w:t xml:space="preserve"> using the </w:t>
      </w:r>
      <w:proofErr w:type="spellStart"/>
      <w:r w:rsidR="008927B9" w:rsidRPr="00E33F24">
        <w:rPr>
          <w:rFonts w:cstheme="minorHAnsi"/>
          <w:i/>
          <w:iCs/>
          <w:lang w:val="en-GB"/>
          <w:rPrChange w:id="284" w:author="Tyler Steven Coleman" w:date="2022-12-05T19:37:00Z">
            <w:rPr>
              <w:rFonts w:cstheme="minorHAnsi"/>
              <w:lang w:val="en-GB"/>
            </w:rPr>
          </w:rPrChange>
        </w:rPr>
        <w:t>emmeans</w:t>
      </w:r>
      <w:proofErr w:type="spellEnd"/>
      <w:r w:rsidR="008927B9" w:rsidRPr="00194654">
        <w:rPr>
          <w:rFonts w:cstheme="minorHAnsi"/>
          <w:lang w:val="en-GB"/>
        </w:rPr>
        <w:t xml:space="preserve"> </w:t>
      </w:r>
      <w:del w:id="285" w:author="Tyler Steven Coleman" w:date="2022-12-06T12:38:00Z">
        <w:r w:rsidR="008927B9" w:rsidRPr="00194654" w:rsidDel="003D6FA4">
          <w:rPr>
            <w:rFonts w:cstheme="minorHAnsi"/>
            <w:lang w:val="en-GB"/>
          </w:rPr>
          <w:delText xml:space="preserve">package </w:delText>
        </w:r>
      </w:del>
      <w:ins w:id="286" w:author="Tyler Steven Coleman" w:date="2022-12-06T12:38:00Z">
        <w:r w:rsidR="003D6FA4">
          <w:rPr>
            <w:rFonts w:cstheme="minorHAnsi"/>
            <w:lang w:val="en-GB"/>
          </w:rPr>
          <w:t>function</w:t>
        </w:r>
        <w:r w:rsidR="003D6FA4" w:rsidRPr="00194654">
          <w:rPr>
            <w:rFonts w:cstheme="minorHAnsi"/>
            <w:lang w:val="en-GB"/>
          </w:rPr>
          <w:t xml:space="preserve"> </w:t>
        </w:r>
      </w:ins>
      <w:r w:rsidR="0000501B">
        <w:rPr>
          <w:rFonts w:cstheme="minorHAnsi"/>
          <w:lang w:val="en-GB"/>
        </w:rPr>
        <w:fldChar w:fldCharType="begin"/>
      </w:r>
      <w:r w:rsidR="0000501B">
        <w:rPr>
          <w:rFonts w:cstheme="minorHAnsi"/>
          <w:lang w:val="en-GB"/>
        </w:rPr>
        <w:instrText xml:space="preserve"> ADDIN ZOTERO_ITEM CSL_CITATION {"citationID":"lMiBkrfI","properties":{"formattedCitation":"(Lenth et al., 2022)","plainCitation":"(Lenth et al., 2022)","noteIndex":0},"citationItems":[{"id":323,"uris":["http://zotero.org/users/local/ud9bfypS/items/ZHRGAJHA"],"itemData":{"id":323,"type":"software","abstract":"Obtain estimated marginal means (EMMs) for many linear, generalized linear, and mixed models. Compute contrasts or linear functions of EMMs, trends, and comparisons of slopes. Plots and other displays. Least-squares means are discussed, and the term \"estimated marginal means\" is suggested, in Searle, Speed, and Milliken (1980) Population marginal means in the linear model: An alternative to least squares means, The American Statistician 34(4), 216-221 &lt;doi:10.1080/00031305.1980.10483031&gt;.","license":"GPL-2 | GPL-3","source":"R-Packages","title":"emmeans: Estimated Marginal Means, aka Least-Squares Means","title-short":"emmeans","URL":"https://CRAN.R-project.org/package=emmeans","version":"1.8.2","author":[{"family":"Lenth","given":"Russell V."},{"family":"Buerkner","given":"Paul"},{"family":"Giné-Vázquez","given":"Iago"},{"family":"Herve","given":"Maxime"},{"family":"Jung","given":"Maarten"},{"family":"Love","given":"Jonathon"},{"family":"Miguez","given":"Fernando"},{"family":"Riebl","given":"Hannes"},{"family":"Singmann","given":"Henrik"}],"accessed":{"date-parts":[["2022",11,22]]},"issued":{"date-parts":[["2022",10,27]]}}}],"schema":"https://github.com/citation-style-language/schema/raw/master/csl-citation.json"} </w:instrText>
      </w:r>
      <w:r w:rsidR="0000501B">
        <w:rPr>
          <w:rFonts w:cstheme="minorHAnsi"/>
          <w:lang w:val="en-GB"/>
        </w:rPr>
        <w:fldChar w:fldCharType="separate"/>
      </w:r>
      <w:r w:rsidR="0000501B">
        <w:rPr>
          <w:rFonts w:cstheme="minorHAnsi"/>
          <w:noProof/>
          <w:lang w:val="en-GB"/>
        </w:rPr>
        <w:t>(Lenth et al., 2022)</w:t>
      </w:r>
      <w:r w:rsidR="0000501B">
        <w:rPr>
          <w:rFonts w:cstheme="minorHAnsi"/>
          <w:lang w:val="en-GB"/>
        </w:rPr>
        <w:fldChar w:fldCharType="end"/>
      </w:r>
      <w:ins w:id="287" w:author="Tyler Steven Coleman" w:date="2022-12-06T11:26:00Z">
        <w:r w:rsidR="006145CE">
          <w:rPr>
            <w:rFonts w:cstheme="minorHAnsi"/>
            <w:lang w:val="en-GB"/>
          </w:rPr>
          <w:t xml:space="preserve"> and </w:t>
        </w:r>
      </w:ins>
      <w:ins w:id="288" w:author="Tyler Steven Coleman" w:date="2022-12-06T11:27:00Z">
        <w:r w:rsidR="006145CE">
          <w:rPr>
            <w:rFonts w:cstheme="minorHAnsi"/>
            <w:lang w:val="en-GB"/>
          </w:rPr>
          <w:t xml:space="preserve">we </w:t>
        </w:r>
      </w:ins>
      <w:ins w:id="289" w:author="Tyler Steven Coleman" w:date="2022-12-06T11:28:00Z">
        <w:r w:rsidR="006145CE">
          <w:rPr>
            <w:rFonts w:cstheme="minorHAnsi"/>
            <w:lang w:val="en-GB"/>
          </w:rPr>
          <w:t xml:space="preserve">also </w:t>
        </w:r>
      </w:ins>
      <w:ins w:id="290" w:author="Tyler Steven Coleman" w:date="2022-12-06T11:26:00Z">
        <w:r w:rsidR="006145CE">
          <w:rPr>
            <w:rFonts w:cstheme="minorHAnsi"/>
            <w:lang w:val="en-GB"/>
          </w:rPr>
          <w:t xml:space="preserve">assessed the model </w:t>
        </w:r>
      </w:ins>
      <w:ins w:id="291" w:author="Tyler Steven Coleman" w:date="2022-12-06T16:59:00Z">
        <w:r w:rsidR="00EC477F">
          <w:rPr>
            <w:rFonts w:cstheme="minorHAnsi"/>
            <w:lang w:val="en-GB"/>
          </w:rPr>
          <w:t xml:space="preserve">fit </w:t>
        </w:r>
      </w:ins>
      <w:ins w:id="292" w:author="Tyler Steven Coleman" w:date="2022-12-06T11:26:00Z">
        <w:r w:rsidR="006145CE">
          <w:rPr>
            <w:rFonts w:cstheme="minorHAnsi"/>
            <w:lang w:val="en-GB"/>
          </w:rPr>
          <w:t>using analysis of varia</w:t>
        </w:r>
      </w:ins>
      <w:ins w:id="293" w:author="Tyler Steven Coleman" w:date="2022-12-06T11:27:00Z">
        <w:r w:rsidR="006145CE">
          <w:rPr>
            <w:rFonts w:cstheme="minorHAnsi"/>
            <w:lang w:val="en-GB"/>
          </w:rPr>
          <w:t xml:space="preserve">nce (Type II) and </w:t>
        </w:r>
        <w:r w:rsidR="006145CE" w:rsidRPr="00194654">
          <w:rPr>
            <w:rFonts w:cstheme="minorHAnsi"/>
            <w:lang w:val="en-GB"/>
          </w:rPr>
          <w:t xml:space="preserve">by calculating </w:t>
        </w:r>
      </w:ins>
      <w:ins w:id="294" w:author="Tyler Steven Coleman" w:date="2022-12-06T11:28:00Z">
        <w:r w:rsidR="006145CE">
          <w:rPr>
            <w:rFonts w:cstheme="minorHAnsi"/>
            <w:lang w:val="en-GB"/>
          </w:rPr>
          <w:t xml:space="preserve"> the </w:t>
        </w:r>
      </w:ins>
      <w:ins w:id="295" w:author="Tyler Steven Coleman" w:date="2022-12-06T11:27:00Z">
        <w:r w:rsidR="006145CE" w:rsidRPr="00194654">
          <w:rPr>
            <w:rFonts w:cstheme="minorHAnsi"/>
            <w:lang w:val="en-GB"/>
          </w:rPr>
          <w:t>explained variance (</w:t>
        </w:r>
      </w:ins>
      <w:ins w:id="296" w:author="Tyler Steven Coleman" w:date="2022-12-06T12:14:00Z">
        <w:r w:rsidR="00AB1BB9">
          <w:rPr>
            <w:rFonts w:cstheme="minorHAnsi"/>
            <w:lang w:val="en-GB"/>
          </w:rPr>
          <w:t>e.g.</w:t>
        </w:r>
      </w:ins>
      <w:ins w:id="297" w:author="Tyler Steven Coleman" w:date="2022-12-06T11:27:00Z">
        <w:r w:rsidR="006145CE" w:rsidRPr="00194654">
          <w:rPr>
            <w:rFonts w:cstheme="minorHAnsi"/>
            <w:lang w:val="en-GB"/>
          </w:rPr>
          <w:t xml:space="preserve">, </w:t>
        </w:r>
        <w:proofErr w:type="spellStart"/>
        <w:r w:rsidR="006145CE" w:rsidRPr="00194654">
          <w:rPr>
            <w:rFonts w:cstheme="minorHAnsi"/>
            <w:lang w:val="en-GB"/>
          </w:rPr>
          <w:t>trigamma</w:t>
        </w:r>
        <w:proofErr w:type="spellEnd"/>
        <w:r w:rsidR="006145CE" w:rsidRPr="00194654">
          <w:rPr>
            <w:rFonts w:cstheme="minorHAnsi"/>
            <w:lang w:val="en-GB"/>
          </w:rPr>
          <w:t xml:space="preserve"> </w:t>
        </w:r>
        <w:r w:rsidR="006145CE" w:rsidRPr="00B30A5D">
          <w:rPr>
            <w:rFonts w:cstheme="minorHAnsi"/>
            <w:lang w:val="en-GB"/>
          </w:rPr>
          <w:t xml:space="preserve">method; </w:t>
        </w:r>
        <w:r w:rsidR="006145CE">
          <w:rPr>
            <w:rFonts w:cstheme="minorHAnsi"/>
            <w:lang w:val="en-GB"/>
          </w:rPr>
          <w:fldChar w:fldCharType="begin"/>
        </w:r>
        <w:r w:rsidR="006145CE">
          <w:rPr>
            <w:rFonts w:cstheme="minorHAnsi"/>
            <w:lang w:val="en-GB"/>
          </w:rPr>
          <w:instrText xml:space="preserve"> ADDIN ZOTERO_ITEM CSL_CITATION {"citationID":"vyc7MOMy","properties":{"formattedCitation":"(Barto\\uc0\\u324{}, 2022)","plainCitation":"(Bartoń, 2022)","noteIndex":0},"citationItems":[{"id":344,"uris":["http://zotero.org/users/local/ud9bfypS/items/DWJM8KAC"],"itemData":{"id":344,"type":"software","abstract":"Tools for performing model selection and model averaging. Automated model selection through subsetting the maximum model, with optional constraints for model inclusion. Model parameter and prediction averaging based on model weights derived from information criteria (AICc and alike) or custom model weighting schemes.","license":"GPL-2","source":"R-Packages","title":"MuMIn: Multi-Model Inference","title-short":"MuMIn","URL":"https://CRAN.R-project.org/package=MuMIn","version":"1.47.1","author":[{"family":"Bartoń","given":"Kamil"}],"accessed":{"date-parts":[["2022",11,28]]},"issued":{"date-parts":[["2022",9,1]]}}}],"schema":"https://github.com/citation-style-language/schema/raw/master/csl-citation.json"} </w:instrText>
        </w:r>
        <w:r w:rsidR="006145CE">
          <w:rPr>
            <w:rFonts w:cstheme="minorHAnsi"/>
            <w:lang w:val="en-GB"/>
          </w:rPr>
          <w:fldChar w:fldCharType="separate"/>
        </w:r>
        <w:proofErr w:type="spellStart"/>
        <w:r w:rsidR="006145CE" w:rsidRPr="006D5D8A">
          <w:rPr>
            <w:rFonts w:ascii="Calibri" w:cs="Calibri"/>
          </w:rPr>
          <w:t>Bartoń</w:t>
        </w:r>
        <w:proofErr w:type="spellEnd"/>
        <w:r w:rsidR="006145CE" w:rsidRPr="006D5D8A">
          <w:rPr>
            <w:rFonts w:ascii="Calibri" w:cs="Calibri"/>
          </w:rPr>
          <w:t>, 2022)</w:t>
        </w:r>
        <w:r w:rsidR="006145CE">
          <w:rPr>
            <w:rFonts w:cstheme="minorHAnsi"/>
            <w:lang w:val="en-GB"/>
          </w:rPr>
          <w:fldChar w:fldCharType="end"/>
        </w:r>
      </w:ins>
      <w:r w:rsidR="008927B9" w:rsidRPr="00194654">
        <w:rPr>
          <w:rFonts w:cstheme="minorHAnsi"/>
          <w:lang w:val="en-GB"/>
        </w:rPr>
        <w:t>.</w:t>
      </w:r>
    </w:p>
    <w:p w14:paraId="7704EB0C" w14:textId="205D6408" w:rsidR="00EA58FB" w:rsidRPr="00194654" w:rsidRDefault="00EA58FB" w:rsidP="0006199B">
      <w:pPr>
        <w:snapToGrid w:val="0"/>
        <w:spacing w:line="480" w:lineRule="auto"/>
        <w:rPr>
          <w:rFonts w:cstheme="minorHAnsi"/>
          <w:lang w:val="en-GB"/>
        </w:rPr>
      </w:pPr>
    </w:p>
    <w:p w14:paraId="39D3421A" w14:textId="21E06083" w:rsidR="00430925" w:rsidRPr="00194654" w:rsidDel="006145CE" w:rsidRDefault="00430925" w:rsidP="00430925">
      <w:pPr>
        <w:snapToGrid w:val="0"/>
        <w:spacing w:line="480" w:lineRule="auto"/>
        <w:jc w:val="center"/>
        <w:rPr>
          <w:del w:id="298" w:author="Tyler Steven Coleman" w:date="2022-12-06T11:32:00Z"/>
          <w:rFonts w:cstheme="minorHAnsi"/>
          <w:lang w:val="en-GB"/>
        </w:rPr>
      </w:pPr>
      <w:commentRangeStart w:id="299"/>
      <w:commentRangeStart w:id="300"/>
      <w:del w:id="301" w:author="Tyler Steven Coleman" w:date="2022-12-06T11:32:00Z">
        <w:r w:rsidRPr="00194654" w:rsidDel="006145CE">
          <w:rPr>
            <w:rFonts w:cstheme="minorHAnsi"/>
            <w:lang w:val="en-GB"/>
          </w:rPr>
          <w:delText>Seeds ~ Treatment + Sampling period + (1|Pair)</w:delText>
        </w:r>
      </w:del>
    </w:p>
    <w:p w14:paraId="0C177A33" w14:textId="2C9300C4" w:rsidR="00EA58FB" w:rsidRPr="00194654" w:rsidDel="006145CE" w:rsidRDefault="00EA58FB" w:rsidP="00430925">
      <w:pPr>
        <w:snapToGrid w:val="0"/>
        <w:spacing w:line="480" w:lineRule="auto"/>
        <w:jc w:val="center"/>
        <w:rPr>
          <w:del w:id="302" w:author="Tyler Steven Coleman" w:date="2022-12-06T11:32:00Z"/>
          <w:rFonts w:cstheme="minorHAnsi"/>
          <w:i/>
          <w:iCs/>
          <w:lang w:val="en-GB"/>
        </w:rPr>
      </w:pPr>
      <w:del w:id="303" w:author="Tyler Steven Coleman" w:date="2022-12-06T11:32:00Z">
        <w:r w:rsidRPr="00194654" w:rsidDel="006145CE">
          <w:rPr>
            <w:rFonts w:cstheme="minorHAnsi"/>
            <w:i/>
            <w:iCs/>
            <w:lang w:val="en-GB"/>
          </w:rPr>
          <w:delText>Seed</w:delText>
        </w:r>
        <w:r w:rsidR="00430925" w:rsidRPr="00194654" w:rsidDel="006145CE">
          <w:rPr>
            <w:rFonts w:cstheme="minorHAnsi"/>
            <w:i/>
            <w:iCs/>
            <w:lang w:val="en-GB"/>
          </w:rPr>
          <w:delText>s</w:delText>
        </w:r>
        <w:r w:rsidR="00430925" w:rsidRPr="00194654" w:rsidDel="006145CE">
          <w:rPr>
            <w:rFonts w:cstheme="minorHAnsi"/>
            <w:i/>
            <w:iCs/>
            <w:vertAlign w:val="subscript"/>
            <w:lang w:val="en-GB"/>
          </w:rPr>
          <w:delText>ij</w:delText>
        </w:r>
        <w:r w:rsidRPr="00194654" w:rsidDel="006145CE">
          <w:rPr>
            <w:rFonts w:cstheme="minorHAnsi"/>
            <w:i/>
            <w:iCs/>
            <w:lang w:val="en-GB"/>
          </w:rPr>
          <w:delText xml:space="preserve"> ~ </w:delText>
        </w:r>
        <w:r w:rsidR="00430925" w:rsidRPr="00194654" w:rsidDel="006145CE">
          <w:rPr>
            <w:rFonts w:cstheme="minorHAnsi"/>
            <w:i/>
            <w:iCs/>
            <w:lang w:val="en-GB"/>
          </w:rPr>
          <w:delText>NB</w:delText>
        </w:r>
        <w:r w:rsidR="00430925" w:rsidRPr="00194654" w:rsidDel="006145CE">
          <w:rPr>
            <w:rFonts w:cstheme="minorHAnsi"/>
            <w:lang w:val="en-GB"/>
          </w:rPr>
          <w:delText>(</w:delText>
        </w:r>
        <w:r w:rsidR="00430925" w:rsidRPr="00194654" w:rsidDel="006145CE">
          <w:rPr>
            <w:rFonts w:cstheme="minorHAnsi"/>
            <w:i/>
            <w:iCs/>
            <w:lang w:val="en-GB"/>
          </w:rPr>
          <w:delText>μ</w:delText>
        </w:r>
        <w:r w:rsidR="00430925" w:rsidRPr="00194654" w:rsidDel="006145CE">
          <w:rPr>
            <w:rFonts w:cstheme="minorHAnsi"/>
            <w:i/>
            <w:iCs/>
            <w:vertAlign w:val="subscript"/>
            <w:lang w:val="en-GB"/>
          </w:rPr>
          <w:delText>ij</w:delText>
        </w:r>
        <w:r w:rsidR="00430925" w:rsidRPr="00194654" w:rsidDel="006145CE">
          <w:rPr>
            <w:rFonts w:cstheme="minorHAnsi"/>
            <w:i/>
            <w:iCs/>
            <w:lang w:val="en-GB"/>
          </w:rPr>
          <w:delText>,</w:delText>
        </w:r>
        <w:r w:rsidR="00430925" w:rsidRPr="00194654" w:rsidDel="006145CE">
          <w:rPr>
            <w:rFonts w:cstheme="minorHAnsi"/>
            <w:i/>
            <w:iCs/>
            <w:vertAlign w:val="subscript"/>
            <w:lang w:val="en-GB"/>
          </w:rPr>
          <w:delText xml:space="preserve"> </w:delText>
        </w:r>
        <w:r w:rsidR="00430925" w:rsidRPr="00194654" w:rsidDel="006145CE">
          <w:rPr>
            <w:rFonts w:cstheme="minorHAnsi"/>
            <w:i/>
            <w:iCs/>
            <w:lang w:val="en-GB"/>
          </w:rPr>
          <w:delText>k</w:delText>
        </w:r>
        <w:r w:rsidR="00430925" w:rsidRPr="00194654" w:rsidDel="006145CE">
          <w:rPr>
            <w:rFonts w:cstheme="minorHAnsi"/>
            <w:lang w:val="en-GB"/>
          </w:rPr>
          <w:delText>)</w:delText>
        </w:r>
      </w:del>
    </w:p>
    <w:p w14:paraId="404B35D8" w14:textId="5B9AD1F7" w:rsidR="00430925" w:rsidRPr="00194654" w:rsidDel="006145CE" w:rsidRDefault="00430925" w:rsidP="00430925">
      <w:pPr>
        <w:snapToGrid w:val="0"/>
        <w:spacing w:line="480" w:lineRule="auto"/>
        <w:jc w:val="center"/>
        <w:rPr>
          <w:del w:id="304" w:author="Tyler Steven Coleman" w:date="2022-12-06T11:32:00Z"/>
          <w:rFonts w:cstheme="minorHAnsi"/>
          <w:lang w:val="en-GB"/>
        </w:rPr>
      </w:pPr>
      <w:del w:id="305" w:author="Tyler Steven Coleman" w:date="2022-12-06T11:32:00Z">
        <w:r w:rsidRPr="00194654" w:rsidDel="006145CE">
          <w:rPr>
            <w:rFonts w:cstheme="minorHAnsi"/>
            <w:i/>
            <w:iCs/>
            <w:lang w:val="en-GB"/>
          </w:rPr>
          <w:delText>E</w:delText>
        </w:r>
        <w:r w:rsidRPr="00194654" w:rsidDel="006145CE">
          <w:rPr>
            <w:rFonts w:cstheme="minorHAnsi"/>
            <w:lang w:val="en-GB"/>
          </w:rPr>
          <w:delText>(</w:delText>
        </w:r>
        <w:r w:rsidRPr="00194654" w:rsidDel="006145CE">
          <w:rPr>
            <w:rFonts w:cstheme="minorHAnsi"/>
            <w:i/>
            <w:iCs/>
            <w:lang w:val="en-GB"/>
          </w:rPr>
          <w:delText>Seeds</w:delText>
        </w:r>
        <w:r w:rsidRPr="00194654" w:rsidDel="006145CE">
          <w:rPr>
            <w:rFonts w:cstheme="minorHAnsi"/>
            <w:i/>
            <w:iCs/>
            <w:vertAlign w:val="subscript"/>
            <w:lang w:val="en-GB"/>
          </w:rPr>
          <w:delText>ij</w:delText>
        </w:r>
        <w:r w:rsidRPr="00194654" w:rsidDel="006145CE">
          <w:rPr>
            <w:rFonts w:cstheme="minorHAnsi"/>
            <w:lang w:val="en-GB"/>
          </w:rPr>
          <w:delText xml:space="preserve">) </w:delText>
        </w:r>
        <w:r w:rsidRPr="00194654" w:rsidDel="006145CE">
          <w:rPr>
            <w:rFonts w:cstheme="minorHAnsi"/>
            <w:i/>
            <w:iCs/>
            <w:lang w:val="en-GB"/>
          </w:rPr>
          <w:delText>= μ</w:delText>
        </w:r>
        <w:r w:rsidRPr="00194654" w:rsidDel="006145CE">
          <w:rPr>
            <w:rFonts w:cstheme="minorHAnsi"/>
            <w:i/>
            <w:iCs/>
            <w:vertAlign w:val="subscript"/>
            <w:lang w:val="en-GB"/>
          </w:rPr>
          <w:delText>ij</w:delText>
        </w:r>
        <w:r w:rsidRPr="00194654" w:rsidDel="006145CE">
          <w:rPr>
            <w:rFonts w:cstheme="minorHAnsi"/>
            <w:vertAlign w:val="subscript"/>
            <w:lang w:val="en-GB"/>
          </w:rPr>
          <w:delText xml:space="preserve"> </w:delText>
        </w:r>
      </w:del>
    </w:p>
    <w:p w14:paraId="69400401" w14:textId="4BF2E111" w:rsidR="00430925" w:rsidRPr="00194654" w:rsidDel="006145CE" w:rsidRDefault="00430925" w:rsidP="00430925">
      <w:pPr>
        <w:snapToGrid w:val="0"/>
        <w:spacing w:line="480" w:lineRule="auto"/>
        <w:jc w:val="center"/>
        <w:rPr>
          <w:del w:id="306" w:author="Tyler Steven Coleman" w:date="2022-12-06T11:32:00Z"/>
          <w:rFonts w:cstheme="minorHAnsi"/>
          <w:i/>
          <w:iCs/>
          <w:lang w:val="en-GB"/>
        </w:rPr>
      </w:pPr>
      <w:del w:id="307" w:author="Tyler Steven Coleman" w:date="2022-12-06T11:32:00Z">
        <w:r w:rsidRPr="00194654" w:rsidDel="006145CE">
          <w:rPr>
            <w:rFonts w:cstheme="minorHAnsi"/>
            <w:lang w:val="en-GB"/>
          </w:rPr>
          <w:delText>var(</w:delText>
        </w:r>
        <w:r w:rsidRPr="00194654" w:rsidDel="006145CE">
          <w:rPr>
            <w:rFonts w:cstheme="minorHAnsi"/>
            <w:i/>
            <w:iCs/>
            <w:lang w:val="en-GB"/>
          </w:rPr>
          <w:delText>Seeds</w:delText>
        </w:r>
        <w:r w:rsidRPr="00194654" w:rsidDel="006145CE">
          <w:rPr>
            <w:rFonts w:cstheme="minorHAnsi"/>
            <w:i/>
            <w:iCs/>
            <w:vertAlign w:val="subscript"/>
            <w:lang w:val="en-GB"/>
          </w:rPr>
          <w:delText>ij</w:delText>
        </w:r>
        <w:r w:rsidRPr="00194654" w:rsidDel="006145CE">
          <w:rPr>
            <w:rFonts w:cstheme="minorHAnsi"/>
            <w:lang w:val="en-GB"/>
          </w:rPr>
          <w:delText xml:space="preserve">) = </w:delText>
        </w:r>
        <w:r w:rsidRPr="00194654" w:rsidDel="006145CE">
          <w:rPr>
            <w:rFonts w:cstheme="minorHAnsi"/>
            <w:i/>
            <w:iCs/>
            <w:lang w:val="en-GB"/>
          </w:rPr>
          <w:delText>μ</w:delText>
        </w:r>
        <w:r w:rsidRPr="00194654" w:rsidDel="006145CE">
          <w:rPr>
            <w:rFonts w:cstheme="minorHAnsi"/>
            <w:i/>
            <w:iCs/>
            <w:vertAlign w:val="subscript"/>
            <w:lang w:val="en-GB"/>
          </w:rPr>
          <w:delText xml:space="preserve">ij </w:delText>
        </w:r>
        <w:r w:rsidRPr="00194654" w:rsidDel="006145CE">
          <w:rPr>
            <w:rFonts w:cstheme="minorHAnsi"/>
            <w:i/>
            <w:iCs/>
            <w:lang w:val="en-GB"/>
          </w:rPr>
          <w:delText>+</w:delText>
        </w:r>
        <w:r w:rsidRPr="00194654" w:rsidDel="006145CE">
          <w:rPr>
            <w:rFonts w:cstheme="minorHAnsi"/>
            <w:lang w:val="en-GB"/>
          </w:rPr>
          <w:delText xml:space="preserve"> (</w:delText>
        </w:r>
        <w:r w:rsidRPr="00194654" w:rsidDel="006145CE">
          <w:rPr>
            <w:rFonts w:cstheme="minorHAnsi"/>
            <w:i/>
            <w:iCs/>
            <w:lang w:val="en-GB"/>
          </w:rPr>
          <w:delText>μ</w:delText>
        </w:r>
        <w:r w:rsidRPr="00194654" w:rsidDel="006145CE">
          <w:rPr>
            <w:rFonts w:cstheme="minorHAnsi"/>
            <w:i/>
            <w:iCs/>
            <w:vertAlign w:val="superscript"/>
            <w:lang w:val="en-GB"/>
          </w:rPr>
          <w:delText>2</w:delText>
        </w:r>
        <w:r w:rsidRPr="00194654" w:rsidDel="006145CE">
          <w:rPr>
            <w:rFonts w:cstheme="minorHAnsi"/>
            <w:i/>
            <w:iCs/>
            <w:vertAlign w:val="subscript"/>
            <w:lang w:val="en-GB"/>
          </w:rPr>
          <w:delText xml:space="preserve">ij </w:delText>
        </w:r>
        <w:r w:rsidRPr="00194654" w:rsidDel="006145CE">
          <w:rPr>
            <w:rFonts w:cstheme="minorHAnsi"/>
            <w:i/>
            <w:iCs/>
            <w:lang w:val="en-GB"/>
          </w:rPr>
          <w:delText>/ k</w:delText>
        </w:r>
        <w:r w:rsidRPr="00194654" w:rsidDel="006145CE">
          <w:rPr>
            <w:rFonts w:cstheme="minorHAnsi"/>
            <w:lang w:val="en-GB"/>
          </w:rPr>
          <w:delText>)</w:delText>
        </w:r>
      </w:del>
    </w:p>
    <w:p w14:paraId="78EFAC16" w14:textId="3585D8FE" w:rsidR="00430925" w:rsidRPr="00194654" w:rsidDel="006145CE" w:rsidRDefault="00430925" w:rsidP="00430925">
      <w:pPr>
        <w:snapToGrid w:val="0"/>
        <w:spacing w:line="480" w:lineRule="auto"/>
        <w:jc w:val="center"/>
        <w:rPr>
          <w:del w:id="308" w:author="Tyler Steven Coleman" w:date="2022-12-06T11:32:00Z"/>
          <w:rFonts w:cstheme="minorHAnsi"/>
          <w:lang w:val="en-GB"/>
        </w:rPr>
      </w:pPr>
      <w:del w:id="309" w:author="Tyler Steven Coleman" w:date="2022-12-06T11:32:00Z">
        <w:r w:rsidRPr="00B30A5D" w:rsidDel="006145CE">
          <w:rPr>
            <w:rFonts w:cstheme="minorHAnsi"/>
            <w:lang w:val="en-GB"/>
          </w:rPr>
          <w:delText>log(</w:delText>
        </w:r>
        <w:r w:rsidRPr="00B30A5D" w:rsidDel="006145CE">
          <w:rPr>
            <w:rFonts w:cstheme="minorHAnsi"/>
            <w:i/>
            <w:iCs/>
            <w:lang w:val="en-GB"/>
          </w:rPr>
          <w:delText>μ</w:delText>
        </w:r>
        <w:r w:rsidRPr="00B30A5D" w:rsidDel="006145CE">
          <w:rPr>
            <w:rFonts w:cstheme="minorHAnsi"/>
            <w:i/>
            <w:iCs/>
            <w:vertAlign w:val="subscript"/>
            <w:lang w:val="en-GB"/>
          </w:rPr>
          <w:delText>ij</w:delText>
        </w:r>
        <w:r w:rsidRPr="00B30A5D" w:rsidDel="006145CE">
          <w:rPr>
            <w:rFonts w:cstheme="minorHAnsi"/>
            <w:lang w:val="en-GB"/>
          </w:rPr>
          <w:delText>) = Treatment</w:delText>
        </w:r>
        <w:r w:rsidRPr="00B30A5D" w:rsidDel="006145CE">
          <w:rPr>
            <w:rFonts w:cstheme="minorHAnsi"/>
            <w:i/>
            <w:iCs/>
            <w:vertAlign w:val="subscript"/>
            <w:lang w:val="en-GB"/>
          </w:rPr>
          <w:delText>ij</w:delText>
        </w:r>
        <w:r w:rsidRPr="00B30A5D" w:rsidDel="006145CE">
          <w:rPr>
            <w:rFonts w:cstheme="minorHAnsi"/>
            <w:lang w:val="en-GB"/>
          </w:rPr>
          <w:delText xml:space="preserve"> + Sampling period</w:delText>
        </w:r>
        <w:r w:rsidRPr="00B30A5D" w:rsidDel="006145CE">
          <w:rPr>
            <w:rFonts w:cstheme="minorHAnsi"/>
            <w:i/>
            <w:iCs/>
            <w:vertAlign w:val="subscript"/>
            <w:lang w:val="en-GB"/>
          </w:rPr>
          <w:delText>ij</w:delText>
        </w:r>
        <w:r w:rsidRPr="00B30A5D" w:rsidDel="006145CE">
          <w:rPr>
            <w:rFonts w:cstheme="minorHAnsi"/>
            <w:lang w:val="en-GB"/>
          </w:rPr>
          <w:delText xml:space="preserve"> + a</w:delText>
        </w:r>
        <w:r w:rsidRPr="00B30A5D" w:rsidDel="006145CE">
          <w:rPr>
            <w:rFonts w:cstheme="minorHAnsi"/>
            <w:vertAlign w:val="subscript"/>
            <w:lang w:val="en-GB"/>
          </w:rPr>
          <w:delText>i</w:delText>
        </w:r>
      </w:del>
    </w:p>
    <w:p w14:paraId="70429C26" w14:textId="719D78DC" w:rsidR="00430925" w:rsidRPr="00194654" w:rsidDel="006145CE" w:rsidRDefault="00430925" w:rsidP="00430925">
      <w:pPr>
        <w:snapToGrid w:val="0"/>
        <w:spacing w:line="480" w:lineRule="auto"/>
        <w:jc w:val="center"/>
        <w:rPr>
          <w:del w:id="310" w:author="Tyler Steven Coleman" w:date="2022-12-06T11:32:00Z"/>
          <w:rFonts w:cstheme="minorHAnsi"/>
          <w:lang w:val="en-GB"/>
        </w:rPr>
      </w:pPr>
      <w:del w:id="311" w:author="Tyler Steven Coleman" w:date="2022-12-06T11:32:00Z">
        <w:r w:rsidRPr="00194654" w:rsidDel="006145CE">
          <w:rPr>
            <w:rFonts w:cstheme="minorHAnsi"/>
            <w:lang w:val="en-GB"/>
          </w:rPr>
          <w:delText>a</w:delText>
        </w:r>
        <w:r w:rsidRPr="00194654" w:rsidDel="006145CE">
          <w:rPr>
            <w:rFonts w:cstheme="minorHAnsi"/>
            <w:vertAlign w:val="subscript"/>
            <w:lang w:val="en-GB"/>
          </w:rPr>
          <w:delText>i</w:delText>
        </w:r>
        <w:r w:rsidRPr="00194654" w:rsidDel="006145CE">
          <w:rPr>
            <w:rFonts w:cstheme="minorHAnsi"/>
            <w:lang w:val="en-GB"/>
          </w:rPr>
          <w:delText xml:space="preserve"> ~ N(0, </w:delText>
        </w:r>
        <w:r w:rsidRPr="00194654" w:rsidDel="006145CE">
          <w:rPr>
            <w:rFonts w:cstheme="minorHAnsi"/>
            <w:i/>
            <w:iCs/>
            <w:lang w:val="en-GB"/>
          </w:rPr>
          <w:delText>σ</w:delText>
        </w:r>
        <w:r w:rsidRPr="00194654" w:rsidDel="006145CE">
          <w:rPr>
            <w:rFonts w:cstheme="minorHAnsi"/>
            <w:i/>
            <w:iCs/>
            <w:vertAlign w:val="superscript"/>
            <w:lang w:val="en-GB"/>
          </w:rPr>
          <w:delText>2</w:delText>
        </w:r>
        <w:r w:rsidRPr="00194654" w:rsidDel="006145CE">
          <w:rPr>
            <w:rFonts w:cstheme="minorHAnsi"/>
            <w:i/>
            <w:iCs/>
            <w:vertAlign w:val="subscript"/>
            <w:lang w:val="en-GB"/>
          </w:rPr>
          <w:delText>Pair</w:delText>
        </w:r>
        <w:r w:rsidRPr="00194654" w:rsidDel="006145CE">
          <w:rPr>
            <w:rFonts w:cstheme="minorHAnsi"/>
            <w:lang w:val="en-GB"/>
          </w:rPr>
          <w:delText>)</w:delText>
        </w:r>
        <w:commentRangeEnd w:id="299"/>
        <w:r w:rsidR="00016625" w:rsidDel="006145CE">
          <w:rPr>
            <w:rStyle w:val="CommentReference"/>
          </w:rPr>
          <w:commentReference w:id="299"/>
        </w:r>
      </w:del>
      <w:commentRangeEnd w:id="300"/>
      <w:r w:rsidR="00971213">
        <w:rPr>
          <w:rStyle w:val="CommentReference"/>
        </w:rPr>
        <w:commentReference w:id="300"/>
      </w:r>
    </w:p>
    <w:p w14:paraId="2C84988F" w14:textId="77777777" w:rsidR="001623E3" w:rsidRPr="00194654" w:rsidRDefault="001623E3" w:rsidP="0006199B">
      <w:pPr>
        <w:snapToGrid w:val="0"/>
        <w:spacing w:line="480" w:lineRule="auto"/>
        <w:rPr>
          <w:rFonts w:cstheme="minorHAnsi"/>
          <w:lang w:val="en-GB"/>
        </w:rPr>
      </w:pPr>
    </w:p>
    <w:p w14:paraId="161965D9" w14:textId="7204F778" w:rsidR="001B001C" w:rsidRPr="00194654" w:rsidRDefault="005A2DFC" w:rsidP="001B001C">
      <w:pPr>
        <w:snapToGrid w:val="0"/>
        <w:spacing w:line="480" w:lineRule="auto"/>
        <w:rPr>
          <w:rFonts w:cstheme="minorHAnsi"/>
          <w:u w:val="single"/>
          <w:lang w:val="en-GB"/>
        </w:rPr>
      </w:pPr>
      <w:r w:rsidRPr="00194654">
        <w:rPr>
          <w:rFonts w:cstheme="minorHAnsi"/>
          <w:u w:val="single"/>
          <w:lang w:val="en-GB"/>
        </w:rPr>
        <w:t>Experiment 2.</w:t>
      </w:r>
    </w:p>
    <w:p w14:paraId="4396B6DF" w14:textId="2889273D" w:rsidR="001B001C" w:rsidRPr="00194654" w:rsidRDefault="001B001C" w:rsidP="001B001C">
      <w:pPr>
        <w:snapToGrid w:val="0"/>
        <w:spacing w:line="480" w:lineRule="auto"/>
        <w:rPr>
          <w:rFonts w:cstheme="minorHAnsi"/>
          <w:i/>
          <w:iCs/>
          <w:lang w:val="en-GB"/>
        </w:rPr>
      </w:pPr>
      <w:r w:rsidRPr="00194654">
        <w:rPr>
          <w:rFonts w:cstheme="minorHAnsi"/>
          <w:i/>
          <w:iCs/>
          <w:lang w:val="en-GB"/>
        </w:rPr>
        <w:t>Location and design.</w:t>
      </w:r>
    </w:p>
    <w:p w14:paraId="26B00643" w14:textId="6FB25B33" w:rsidR="005201FD" w:rsidRDefault="005201FD" w:rsidP="005201FD">
      <w:pPr>
        <w:snapToGrid w:val="0"/>
        <w:spacing w:line="480" w:lineRule="auto"/>
        <w:ind w:firstLine="720"/>
        <w:rPr>
          <w:rFonts w:cstheme="minorHAnsi"/>
          <w:lang w:val="en-GB"/>
        </w:rPr>
      </w:pPr>
      <w:r w:rsidRPr="005201FD">
        <w:rPr>
          <w:rFonts w:cstheme="minorHAnsi"/>
          <w:lang w:val="en-GB"/>
        </w:rPr>
        <w:t>In 1980, the Nature Conservancy and the University of Florida combined 9,500+ acres of diverse ecosystems in North Central Florida (29°40’</w:t>
      </w:r>
      <w:proofErr w:type="gramStart"/>
      <w:r w:rsidRPr="005201FD">
        <w:rPr>
          <w:rFonts w:cstheme="minorHAnsi"/>
          <w:lang w:val="en-GB"/>
        </w:rPr>
        <w:t>22”N</w:t>
      </w:r>
      <w:proofErr w:type="gramEnd"/>
      <w:r w:rsidRPr="005201FD">
        <w:rPr>
          <w:rFonts w:cstheme="minorHAnsi"/>
          <w:lang w:val="en-GB"/>
        </w:rPr>
        <w:t xml:space="preserve"> 82°01’58”), which has been carefully manipulated by land managers and scientists studying environmental responses to stimuli for over 40 years. </w:t>
      </w:r>
      <w:del w:id="312" w:author="Tyler Steven Coleman" w:date="2022-12-06T11:36:00Z">
        <w:r w:rsidRPr="005201FD" w:rsidDel="001B24E2">
          <w:rPr>
            <w:rFonts w:cstheme="minorHAnsi"/>
            <w:lang w:val="en-GB"/>
          </w:rPr>
          <w:delText>This research station,</w:delText>
        </w:r>
      </w:del>
      <w:del w:id="313" w:author="Tyler Steven Coleman" w:date="2022-12-06T11:37:00Z">
        <w:r w:rsidRPr="005201FD" w:rsidDel="001B24E2">
          <w:rPr>
            <w:rFonts w:cstheme="minorHAnsi"/>
            <w:lang w:val="en-GB"/>
          </w:rPr>
          <w:delText xml:space="preserve"> now known as Ordway</w:delText>
        </w:r>
        <w:r w:rsidDel="001B24E2">
          <w:rPr>
            <w:rFonts w:cstheme="minorHAnsi"/>
            <w:lang w:val="en-GB"/>
          </w:rPr>
          <w:delText>-</w:delText>
        </w:r>
        <w:r w:rsidRPr="005201FD" w:rsidDel="001B24E2">
          <w:rPr>
            <w:rFonts w:cstheme="minorHAnsi"/>
            <w:lang w:val="en-GB"/>
          </w:rPr>
          <w:delText xml:space="preserve">Swisher Biological Station (OSBS), </w:delText>
        </w:r>
        <w:commentRangeStart w:id="314"/>
        <w:r w:rsidRPr="005201FD" w:rsidDel="001B24E2">
          <w:rPr>
            <w:rFonts w:cstheme="minorHAnsi"/>
            <w:lang w:val="en-GB"/>
          </w:rPr>
          <w:delText>was the site of data collection for this experiment</w:delText>
        </w:r>
        <w:commentRangeEnd w:id="314"/>
        <w:r w:rsidR="001B24E2" w:rsidDel="001B24E2">
          <w:rPr>
            <w:rStyle w:val="CommentReference"/>
          </w:rPr>
          <w:commentReference w:id="314"/>
        </w:r>
      </w:del>
      <w:r w:rsidRPr="005201FD">
        <w:rPr>
          <w:rFonts w:cstheme="minorHAnsi"/>
          <w:lang w:val="en-GB"/>
        </w:rPr>
        <w:t xml:space="preserve">. </w:t>
      </w:r>
      <w:ins w:id="315" w:author="Tyler Steven Coleman" w:date="2022-12-06T11:38:00Z">
        <w:r w:rsidR="001B24E2">
          <w:rPr>
            <w:rFonts w:cstheme="minorHAnsi"/>
            <w:lang w:val="en-GB"/>
          </w:rPr>
          <w:t xml:space="preserve">This research station, </w:t>
        </w:r>
        <w:r w:rsidR="001B24E2" w:rsidRPr="005201FD">
          <w:rPr>
            <w:rFonts w:cstheme="minorHAnsi"/>
            <w:lang w:val="en-GB"/>
          </w:rPr>
          <w:t>known as Ordway</w:t>
        </w:r>
        <w:r w:rsidR="001B24E2">
          <w:rPr>
            <w:rFonts w:cstheme="minorHAnsi"/>
            <w:lang w:val="en-GB"/>
          </w:rPr>
          <w:t>-</w:t>
        </w:r>
        <w:r w:rsidR="001B24E2" w:rsidRPr="005201FD">
          <w:rPr>
            <w:rFonts w:cstheme="minorHAnsi"/>
            <w:lang w:val="en-GB"/>
          </w:rPr>
          <w:t>Swisher Biological Station (OSBS)</w:t>
        </w:r>
        <w:r w:rsidR="001B24E2">
          <w:rPr>
            <w:rFonts w:cstheme="minorHAnsi"/>
            <w:lang w:val="en-GB"/>
          </w:rPr>
          <w:t xml:space="preserve">, </w:t>
        </w:r>
      </w:ins>
      <w:del w:id="316" w:author="Tyler Steven Coleman" w:date="2022-12-06T11:38:00Z">
        <w:r w:rsidRPr="005201FD" w:rsidDel="001B24E2">
          <w:rPr>
            <w:rFonts w:cstheme="minorHAnsi"/>
            <w:lang w:val="en-GB"/>
          </w:rPr>
          <w:delText xml:space="preserve">OSBS </w:delText>
        </w:r>
      </w:del>
      <w:r w:rsidRPr="005201FD">
        <w:rPr>
          <w:rFonts w:cstheme="minorHAnsi"/>
          <w:lang w:val="en-GB"/>
        </w:rPr>
        <w:t>is a mosaic of carefully managed marshes, oak hardwoods, pine flatwoods</w:t>
      </w:r>
      <w:commentRangeStart w:id="317"/>
      <w:ins w:id="318" w:author="Tyler Steven Coleman" w:date="2022-12-06T11:39:00Z">
        <w:r w:rsidR="001B24E2">
          <w:rPr>
            <w:rFonts w:cstheme="minorHAnsi"/>
            <w:lang w:val="en-GB"/>
          </w:rPr>
          <w:t>,</w:t>
        </w:r>
      </w:ins>
      <w:r w:rsidRPr="005201FD">
        <w:rPr>
          <w:rFonts w:cstheme="minorHAnsi"/>
          <w:lang w:val="en-GB"/>
        </w:rPr>
        <w:t xml:space="preserve"> </w:t>
      </w:r>
      <w:commentRangeEnd w:id="317"/>
      <w:r w:rsidR="001B24E2">
        <w:rPr>
          <w:rStyle w:val="CommentReference"/>
        </w:rPr>
        <w:commentReference w:id="317"/>
      </w:r>
      <w:r w:rsidRPr="005201FD">
        <w:rPr>
          <w:rFonts w:cstheme="minorHAnsi"/>
          <w:lang w:val="en-GB"/>
        </w:rPr>
        <w:t>and old-field habitats in temperate climate conditions.</w:t>
      </w:r>
    </w:p>
    <w:p w14:paraId="0DE21D0E" w14:textId="68722D80" w:rsidR="005201FD" w:rsidRDefault="001B24E2" w:rsidP="7AF1EB56">
      <w:pPr>
        <w:snapToGrid w:val="0"/>
        <w:spacing w:line="480" w:lineRule="auto"/>
        <w:ind w:firstLine="720"/>
        <w:rPr>
          <w:lang w:val="en-GB"/>
        </w:rPr>
      </w:pPr>
      <w:ins w:id="319" w:author="Tyler Steven Coleman" w:date="2022-12-06T11:40:00Z">
        <w:r>
          <w:rPr>
            <w:lang w:val="en-GB"/>
          </w:rPr>
          <w:t xml:space="preserve">At OSBS, we established </w:t>
        </w:r>
      </w:ins>
      <w:del w:id="320" w:author="Tyler Steven Coleman" w:date="2022-12-06T11:40:00Z">
        <w:r w:rsidR="005201FD" w:rsidRPr="7AF1EB56" w:rsidDel="001B24E2">
          <w:rPr>
            <w:lang w:val="en-GB"/>
          </w:rPr>
          <w:delText>T</w:delText>
        </w:r>
      </w:del>
      <w:ins w:id="321" w:author="Tyler Steven Coleman" w:date="2022-12-06T11:40:00Z">
        <w:r>
          <w:rPr>
            <w:lang w:val="en-GB"/>
          </w:rPr>
          <w:t>t</w:t>
        </w:r>
      </w:ins>
      <w:r w:rsidR="005201FD" w:rsidRPr="7AF1EB56">
        <w:rPr>
          <w:lang w:val="en-GB"/>
        </w:rPr>
        <w:t xml:space="preserve">en blocks </w:t>
      </w:r>
      <w:del w:id="322" w:author="Tyler Steven Coleman" w:date="2022-12-06T11:40:00Z">
        <w:r w:rsidR="005201FD" w:rsidRPr="7AF1EB56" w:rsidDel="001B24E2">
          <w:rPr>
            <w:lang w:val="en-GB"/>
          </w:rPr>
          <w:delText xml:space="preserve">were established </w:delText>
        </w:r>
      </w:del>
      <w:r w:rsidR="005201FD" w:rsidRPr="7AF1EB56">
        <w:rPr>
          <w:lang w:val="en-GB"/>
        </w:rPr>
        <w:t xml:space="preserve">in </w:t>
      </w:r>
      <w:r w:rsidR="1094E8EC" w:rsidRPr="7AF1EB56">
        <w:rPr>
          <w:lang w:val="en-GB"/>
        </w:rPr>
        <w:t>old fields</w:t>
      </w:r>
      <w:r w:rsidR="005201FD" w:rsidRPr="7AF1EB56">
        <w:rPr>
          <w:lang w:val="en-GB"/>
        </w:rPr>
        <w:t xml:space="preserve"> containing vegetation profiles of primarily grasses and herbaceous plants</w:t>
      </w:r>
      <w:ins w:id="323" w:author="Tyler Steven Coleman" w:date="2022-12-06T11:41:00Z">
        <w:r>
          <w:rPr>
            <w:lang w:val="en-GB"/>
          </w:rPr>
          <w:t xml:space="preserve"> and </w:t>
        </w:r>
      </w:ins>
      <w:del w:id="324" w:author="Tyler Steven Coleman" w:date="2022-12-06T11:41:00Z">
        <w:r w:rsidR="005201FD" w:rsidRPr="7AF1EB56" w:rsidDel="001B24E2">
          <w:rPr>
            <w:lang w:val="en-GB"/>
          </w:rPr>
          <w:delText xml:space="preserve">. </w:delText>
        </w:r>
      </w:del>
      <w:ins w:id="325" w:author="Tyler Steven Coleman" w:date="2022-12-06T11:41:00Z">
        <w:r>
          <w:rPr>
            <w:lang w:val="en-GB"/>
          </w:rPr>
          <w:t>t</w:t>
        </w:r>
      </w:ins>
      <w:del w:id="326" w:author="Tyler Steven Coleman" w:date="2022-12-06T11:41:00Z">
        <w:r w:rsidR="005201FD" w:rsidRPr="7AF1EB56" w:rsidDel="001B24E2">
          <w:rPr>
            <w:lang w:val="en-GB"/>
          </w:rPr>
          <w:delText>T</w:delText>
        </w:r>
      </w:del>
      <w:r w:rsidR="005201FD" w:rsidRPr="7AF1EB56">
        <w:rPr>
          <w:lang w:val="en-GB"/>
        </w:rPr>
        <w:t xml:space="preserve">wo blocks </w:t>
      </w:r>
      <w:del w:id="327" w:author="Tyler Steven Coleman" w:date="2022-12-06T11:41:00Z">
        <w:r w:rsidR="005201FD" w:rsidRPr="7AF1EB56" w:rsidDel="001B24E2">
          <w:rPr>
            <w:lang w:val="en-GB"/>
          </w:rPr>
          <w:delText xml:space="preserve">were </w:delText>
        </w:r>
      </w:del>
      <w:r w:rsidR="005201FD" w:rsidRPr="7AF1EB56">
        <w:rPr>
          <w:lang w:val="en-GB"/>
        </w:rPr>
        <w:t xml:space="preserve">in further vegetative successional stages with overstories of pine </w:t>
      </w:r>
      <w:commentRangeStart w:id="328"/>
      <w:r w:rsidR="005201FD" w:rsidRPr="7AF1EB56">
        <w:rPr>
          <w:lang w:val="en-GB"/>
        </w:rPr>
        <w:t>or</w:t>
      </w:r>
      <w:commentRangeEnd w:id="328"/>
      <w:r w:rsidR="0082733B">
        <w:rPr>
          <w:rStyle w:val="CommentReference"/>
        </w:rPr>
        <w:commentReference w:id="328"/>
      </w:r>
      <w:r w:rsidR="005201FD" w:rsidRPr="7AF1EB56">
        <w:rPr>
          <w:lang w:val="en-GB"/>
        </w:rPr>
        <w:t xml:space="preserve"> oak trees. </w:t>
      </w:r>
      <w:ins w:id="329" w:author="Tyler Steven Coleman" w:date="2022-12-06T11:42:00Z">
        <w:r w:rsidR="0082733B">
          <w:rPr>
            <w:lang w:val="en-GB"/>
          </w:rPr>
          <w:t>We spaced b</w:t>
        </w:r>
      </w:ins>
      <w:del w:id="330" w:author="Tyler Steven Coleman" w:date="2022-12-06T11:42:00Z">
        <w:r w:rsidR="005201FD" w:rsidRPr="7AF1EB56" w:rsidDel="0082733B">
          <w:rPr>
            <w:lang w:val="en-GB"/>
          </w:rPr>
          <w:delText>B</w:delText>
        </w:r>
      </w:del>
      <w:r w:rsidR="005201FD" w:rsidRPr="7AF1EB56">
        <w:rPr>
          <w:lang w:val="en-GB"/>
        </w:rPr>
        <w:t xml:space="preserve">locks </w:t>
      </w:r>
      <w:del w:id="331" w:author="Tyler Steven Coleman" w:date="2022-12-06T11:42:00Z">
        <w:r w:rsidR="005201FD" w:rsidRPr="7AF1EB56" w:rsidDel="0082733B">
          <w:rPr>
            <w:lang w:val="en-GB"/>
          </w:rPr>
          <w:delText xml:space="preserve">were spaced </w:delText>
        </w:r>
      </w:del>
      <w:r w:rsidR="005201FD" w:rsidRPr="7AF1EB56">
        <w:rPr>
          <w:lang w:val="en-GB"/>
        </w:rPr>
        <w:t>approximately 1 km away from one another. During the set-up of traps,</w:t>
      </w:r>
      <w:ins w:id="332" w:author="Tyler Steven Coleman" w:date="2022-12-08T10:10:00Z">
        <w:r w:rsidR="00BC0952">
          <w:rPr>
            <w:lang w:val="en-GB"/>
          </w:rPr>
          <w:t xml:space="preserve"> we recognized</w:t>
        </w:r>
      </w:ins>
      <w:r w:rsidR="005201FD" w:rsidRPr="7AF1EB56">
        <w:rPr>
          <w:lang w:val="en-GB"/>
        </w:rPr>
        <w:t xml:space="preserve"> signs of wildlife utilizing the old-field blocks</w:t>
      </w:r>
      <w:ins w:id="333" w:author="Tyler Steven Coleman" w:date="2022-12-08T10:11:00Z">
        <w:r w:rsidR="00BC0952">
          <w:rPr>
            <w:lang w:val="en-GB"/>
          </w:rPr>
          <w:t>,</w:t>
        </w:r>
      </w:ins>
      <w:r w:rsidR="005201FD" w:rsidRPr="7AF1EB56">
        <w:rPr>
          <w:lang w:val="en-GB"/>
        </w:rPr>
        <w:t xml:space="preserve"> </w:t>
      </w:r>
      <w:ins w:id="334" w:author="Tyler Steven Coleman" w:date="2022-12-08T10:10:00Z">
        <w:r w:rsidR="00BC0952">
          <w:rPr>
            <w:lang w:val="en-GB"/>
          </w:rPr>
          <w:t xml:space="preserve">which </w:t>
        </w:r>
      </w:ins>
      <w:r w:rsidR="005201FD" w:rsidRPr="7AF1EB56">
        <w:rPr>
          <w:lang w:val="en-GB"/>
        </w:rPr>
        <w:t xml:space="preserve">included: </w:t>
      </w:r>
      <w:commentRangeStart w:id="335"/>
      <w:ins w:id="336" w:author="Tyler Steven Coleman" w:date="2022-12-06T11:43:00Z">
        <w:r w:rsidR="0082733B">
          <w:rPr>
            <w:lang w:val="en-GB"/>
          </w:rPr>
          <w:t xml:space="preserve">whitetail </w:t>
        </w:r>
      </w:ins>
      <w:r w:rsidR="005201FD" w:rsidRPr="7AF1EB56">
        <w:rPr>
          <w:lang w:val="en-GB"/>
        </w:rPr>
        <w:t xml:space="preserve">deer </w:t>
      </w:r>
      <w:commentRangeEnd w:id="335"/>
      <w:r w:rsidR="0082733B">
        <w:rPr>
          <w:rStyle w:val="CommentReference"/>
        </w:rPr>
        <w:commentReference w:id="335"/>
      </w:r>
      <w:r w:rsidR="005201FD" w:rsidRPr="7AF1EB56">
        <w:rPr>
          <w:lang w:val="en-GB"/>
        </w:rPr>
        <w:t>(</w:t>
      </w:r>
      <w:r w:rsidR="002E5B05" w:rsidRPr="7AF1EB56">
        <w:rPr>
          <w:i/>
          <w:iCs/>
          <w:color w:val="202122"/>
          <w:shd w:val="clear" w:color="auto" w:fill="FFFFFF"/>
        </w:rPr>
        <w:t>Odocoileus virginianus</w:t>
      </w:r>
      <w:r w:rsidR="005201FD" w:rsidRPr="7AF1EB56">
        <w:rPr>
          <w:lang w:val="en-GB"/>
        </w:rPr>
        <w:t xml:space="preserve">), </w:t>
      </w:r>
      <w:commentRangeStart w:id="337"/>
      <w:ins w:id="338" w:author="Tyler Steven Coleman" w:date="2022-12-06T11:43:00Z">
        <w:r w:rsidR="0082733B">
          <w:rPr>
            <w:lang w:val="en-GB"/>
          </w:rPr>
          <w:lastRenderedPageBreak/>
          <w:t xml:space="preserve">common </w:t>
        </w:r>
      </w:ins>
      <w:r w:rsidR="005201FD" w:rsidRPr="7AF1EB56">
        <w:rPr>
          <w:lang w:val="en-GB"/>
        </w:rPr>
        <w:t xml:space="preserve">raccoons </w:t>
      </w:r>
      <w:commentRangeEnd w:id="337"/>
      <w:r w:rsidR="0082733B">
        <w:rPr>
          <w:rStyle w:val="CommentReference"/>
        </w:rPr>
        <w:commentReference w:id="337"/>
      </w:r>
      <w:r w:rsidR="005201FD" w:rsidRPr="7AF1EB56">
        <w:rPr>
          <w:lang w:val="en-GB"/>
        </w:rPr>
        <w:t>(</w:t>
      </w:r>
      <w:r w:rsidR="00AE2ECA" w:rsidRPr="7AF1EB56">
        <w:rPr>
          <w:i/>
          <w:iCs/>
          <w:color w:val="202122"/>
          <w:shd w:val="clear" w:color="auto" w:fill="FFFFFF"/>
        </w:rPr>
        <w:t>Procyon lotor</w:t>
      </w:r>
      <w:r w:rsidR="005201FD" w:rsidRPr="7AF1EB56">
        <w:rPr>
          <w:lang w:val="en-GB"/>
        </w:rPr>
        <w:t xml:space="preserve">), </w:t>
      </w:r>
      <w:ins w:id="339" w:author="Tyler Steven Coleman" w:date="2022-12-06T11:44:00Z">
        <w:r w:rsidR="0082733B">
          <w:rPr>
            <w:lang w:val="en-GB"/>
          </w:rPr>
          <w:t>o</w:t>
        </w:r>
      </w:ins>
      <w:r w:rsidR="005201FD" w:rsidRPr="7AF1EB56">
        <w:rPr>
          <w:lang w:val="en-GB"/>
        </w:rPr>
        <w:t>possums (</w:t>
      </w:r>
      <w:r w:rsidR="005201FD" w:rsidRPr="7AF1EB56">
        <w:rPr>
          <w:i/>
          <w:iCs/>
          <w:lang w:val="en-GB"/>
        </w:rPr>
        <w:t>Didelphis virginiana</w:t>
      </w:r>
      <w:r w:rsidR="005201FD" w:rsidRPr="7AF1EB56">
        <w:rPr>
          <w:lang w:val="en-GB"/>
        </w:rPr>
        <w:t>), squirrels (</w:t>
      </w:r>
      <w:commentRangeStart w:id="340"/>
      <w:r w:rsidR="00AE2ECA" w:rsidRPr="7AF1EB56">
        <w:rPr>
          <w:i/>
          <w:iCs/>
          <w:color w:val="202122"/>
          <w:shd w:val="clear" w:color="auto" w:fill="FFFFFF"/>
        </w:rPr>
        <w:t xml:space="preserve">Sciurus </w:t>
      </w:r>
      <w:del w:id="341" w:author="Tyler Steven Coleman" w:date="2022-12-06T11:44:00Z">
        <w:r w:rsidR="00AE2ECA" w:rsidRPr="7AF1EB56" w:rsidDel="0082733B">
          <w:rPr>
            <w:i/>
            <w:iCs/>
            <w:color w:val="202122"/>
            <w:shd w:val="clear" w:color="auto" w:fill="FFFFFF"/>
          </w:rPr>
          <w:delText>carolinensis</w:delText>
        </w:r>
      </w:del>
      <w:ins w:id="342" w:author="Tyler Steven Coleman" w:date="2022-12-06T11:44:00Z">
        <w:r w:rsidR="0082733B">
          <w:rPr>
            <w:i/>
            <w:iCs/>
            <w:color w:val="202122"/>
            <w:shd w:val="clear" w:color="auto" w:fill="FFFFFF"/>
          </w:rPr>
          <w:t>spp.</w:t>
        </w:r>
      </w:ins>
      <w:commentRangeEnd w:id="340"/>
      <w:ins w:id="343" w:author="Tyler Steven Coleman" w:date="2022-12-06T11:45:00Z">
        <w:r w:rsidR="0082733B">
          <w:rPr>
            <w:rStyle w:val="CommentReference"/>
          </w:rPr>
          <w:commentReference w:id="340"/>
        </w:r>
      </w:ins>
      <w:r w:rsidR="005201FD" w:rsidRPr="7AF1EB56">
        <w:rPr>
          <w:lang w:val="en-GB"/>
        </w:rPr>
        <w:t xml:space="preserve">), </w:t>
      </w:r>
      <w:commentRangeStart w:id="344"/>
      <w:ins w:id="345" w:author="Tyler Steven Coleman" w:date="2022-12-06T11:46:00Z">
        <w:r w:rsidR="0082733B">
          <w:rPr>
            <w:lang w:val="en-GB"/>
          </w:rPr>
          <w:t xml:space="preserve">wild </w:t>
        </w:r>
      </w:ins>
      <w:r w:rsidR="005201FD" w:rsidRPr="7AF1EB56">
        <w:rPr>
          <w:lang w:val="en-GB"/>
        </w:rPr>
        <w:t>turkeys</w:t>
      </w:r>
      <w:commentRangeEnd w:id="344"/>
      <w:r w:rsidR="0082733B">
        <w:rPr>
          <w:rStyle w:val="CommentReference"/>
        </w:rPr>
        <w:commentReference w:id="344"/>
      </w:r>
      <w:r w:rsidR="005201FD" w:rsidRPr="7AF1EB56">
        <w:rPr>
          <w:lang w:val="en-GB"/>
        </w:rPr>
        <w:t xml:space="preserve"> (</w:t>
      </w:r>
      <w:r w:rsidR="00AE2ECA" w:rsidRPr="7AF1EB56">
        <w:rPr>
          <w:i/>
          <w:iCs/>
          <w:color w:val="202122"/>
          <w:shd w:val="clear" w:color="auto" w:fill="FFFFFF"/>
        </w:rPr>
        <w:t>Meleagris gallopav</w:t>
      </w:r>
      <w:r w:rsidR="0073215C" w:rsidRPr="7AF1EB56">
        <w:rPr>
          <w:i/>
          <w:iCs/>
          <w:color w:val="202122"/>
          <w:shd w:val="clear" w:color="auto" w:fill="FFFFFF"/>
        </w:rPr>
        <w:t>o</w:t>
      </w:r>
      <w:r w:rsidR="00AE2ECA" w:rsidRPr="7AF1EB56">
        <w:rPr>
          <w:color w:val="202122"/>
          <w:shd w:val="clear" w:color="auto" w:fill="FFFFFF"/>
        </w:rPr>
        <w:t>)</w:t>
      </w:r>
      <w:r w:rsidR="00AE2ECA">
        <w:rPr>
          <w:rFonts w:ascii="Arial" w:hAnsi="Arial" w:cs="Arial"/>
          <w:color w:val="202122"/>
          <w:sz w:val="21"/>
          <w:szCs w:val="21"/>
          <w:shd w:val="clear" w:color="auto" w:fill="FFFFFF"/>
        </w:rPr>
        <w:t>,</w:t>
      </w:r>
      <w:r w:rsidR="005201FD" w:rsidRPr="7AF1EB56">
        <w:rPr>
          <w:lang w:val="en-GB"/>
        </w:rPr>
        <w:t xml:space="preserve"> mice (</w:t>
      </w:r>
      <w:proofErr w:type="spellStart"/>
      <w:ins w:id="346" w:author="Tyler Steven Coleman" w:date="2022-12-06T11:48:00Z">
        <w:r w:rsidR="0082733B">
          <w:rPr>
            <w:i/>
            <w:iCs/>
            <w:lang w:val="en-GB"/>
          </w:rPr>
          <w:t>Apodemus</w:t>
        </w:r>
        <w:proofErr w:type="spellEnd"/>
        <w:r w:rsidR="0082733B">
          <w:rPr>
            <w:i/>
            <w:iCs/>
            <w:lang w:val="en-GB"/>
          </w:rPr>
          <w:t xml:space="preserve"> </w:t>
        </w:r>
        <w:r w:rsidR="0082733B">
          <w:rPr>
            <w:lang w:val="en-GB"/>
          </w:rPr>
          <w:t>spp.</w:t>
        </w:r>
      </w:ins>
      <w:del w:id="347" w:author="Tyler Steven Coleman" w:date="2022-12-06T11:48:00Z">
        <w:r w:rsidR="005201FD" w:rsidRPr="7AF1EB56" w:rsidDel="0082733B">
          <w:rPr>
            <w:lang w:val="en-GB"/>
          </w:rPr>
          <w:delText>Rodentia</w:delText>
        </w:r>
      </w:del>
      <w:r w:rsidR="005201FD" w:rsidRPr="7AF1EB56">
        <w:rPr>
          <w:lang w:val="en-GB"/>
        </w:rPr>
        <w:t>), snakes (Serpentes)</w:t>
      </w:r>
      <w:ins w:id="348" w:author="Tyler Steven Coleman" w:date="2022-12-08T10:11:00Z">
        <w:r w:rsidR="00BC0952">
          <w:rPr>
            <w:lang w:val="en-GB"/>
          </w:rPr>
          <w:t>,</w:t>
        </w:r>
      </w:ins>
      <w:r w:rsidR="005201FD" w:rsidRPr="7AF1EB56">
        <w:rPr>
          <w:lang w:val="en-GB"/>
        </w:rPr>
        <w:t xml:space="preserve"> and various small perching birds (Passeriformes).</w:t>
      </w:r>
    </w:p>
    <w:p w14:paraId="30B3216F" w14:textId="5547778A" w:rsidR="003418AC" w:rsidRDefault="005201FD" w:rsidP="7AF1EB56">
      <w:pPr>
        <w:snapToGrid w:val="0"/>
        <w:spacing w:line="480" w:lineRule="auto"/>
        <w:ind w:firstLine="720"/>
        <w:rPr>
          <w:lang w:val="en-GB"/>
        </w:rPr>
      </w:pPr>
      <w:del w:id="349" w:author="Tyler Steven Coleman" w:date="2022-12-06T11:51:00Z">
        <w:r w:rsidRPr="7AF1EB56" w:rsidDel="0082733B">
          <w:rPr>
            <w:lang w:val="en-GB"/>
          </w:rPr>
          <w:delText xml:space="preserve">Each block contained </w:delText>
        </w:r>
      </w:del>
      <w:ins w:id="350" w:author="Tyler Steven Coleman" w:date="2022-12-06T11:51:00Z">
        <w:r w:rsidR="0082733B">
          <w:rPr>
            <w:lang w:val="en-GB"/>
          </w:rPr>
          <w:t xml:space="preserve">In each block, we placed </w:t>
        </w:r>
      </w:ins>
      <w:r w:rsidRPr="7AF1EB56">
        <w:rPr>
          <w:lang w:val="en-GB"/>
        </w:rPr>
        <w:t xml:space="preserve">four bird scat traps </w:t>
      </w:r>
      <w:del w:id="351" w:author="Tyler Steven Coleman" w:date="2022-12-06T11:51:00Z">
        <w:r w:rsidRPr="7AF1EB56" w:rsidDel="0082733B">
          <w:rPr>
            <w:lang w:val="en-GB"/>
          </w:rPr>
          <w:delText xml:space="preserve">placed </w:delText>
        </w:r>
      </w:del>
      <w:r w:rsidRPr="7AF1EB56">
        <w:rPr>
          <w:lang w:val="en-GB"/>
        </w:rPr>
        <w:t xml:space="preserve">in the corners of a 10 x 10 m square. </w:t>
      </w:r>
      <w:ins w:id="352" w:author="Tyler Steven Coleman" w:date="2022-12-06T11:51:00Z">
        <w:r w:rsidR="0082733B">
          <w:rPr>
            <w:lang w:val="en-GB"/>
          </w:rPr>
          <w:t>We constructed s</w:t>
        </w:r>
      </w:ins>
      <w:del w:id="353" w:author="Tyler Steven Coleman" w:date="2022-12-06T11:51:00Z">
        <w:r w:rsidRPr="7AF1EB56" w:rsidDel="0082733B">
          <w:rPr>
            <w:lang w:val="en-GB"/>
          </w:rPr>
          <w:delText>S</w:delText>
        </w:r>
      </w:del>
      <w:r w:rsidRPr="7AF1EB56">
        <w:rPr>
          <w:lang w:val="en-GB"/>
        </w:rPr>
        <w:t xml:space="preserve">cat traps </w:t>
      </w:r>
      <w:del w:id="354" w:author="Tyler Steven Coleman" w:date="2022-12-06T11:51:00Z">
        <w:r w:rsidRPr="7AF1EB56" w:rsidDel="0082733B">
          <w:rPr>
            <w:lang w:val="en-GB"/>
          </w:rPr>
          <w:delText xml:space="preserve">were constructed </w:delText>
        </w:r>
      </w:del>
      <w:r w:rsidRPr="7AF1EB56">
        <w:rPr>
          <w:lang w:val="en-GB"/>
        </w:rPr>
        <w:t>out of 2.54 cm diameter PVC piping, zip-ties, pool screen mesh, wooden dowels</w:t>
      </w:r>
      <w:ins w:id="355" w:author="Tyler Steven Coleman" w:date="2022-12-06T11:51:00Z">
        <w:r w:rsidR="0082733B">
          <w:rPr>
            <w:lang w:val="en-GB"/>
          </w:rPr>
          <w:t>,</w:t>
        </w:r>
      </w:ins>
      <w:r w:rsidRPr="7AF1EB56">
        <w:rPr>
          <w:lang w:val="en-GB"/>
        </w:rPr>
        <w:t xml:space="preserve"> and bird feeders</w:t>
      </w:r>
      <w:ins w:id="356" w:author="Tyler Steven Coleman" w:date="2022-12-06T11:52:00Z">
        <w:r w:rsidR="00262710">
          <w:rPr>
            <w:lang w:val="en-GB"/>
          </w:rPr>
          <w:t>, such that</w:t>
        </w:r>
      </w:ins>
      <w:ins w:id="357" w:author="Tyler Steven Coleman" w:date="2022-12-06T11:53:00Z">
        <w:r w:rsidR="00262710">
          <w:rPr>
            <w:lang w:val="en-GB"/>
          </w:rPr>
          <w:t xml:space="preserve"> </w:t>
        </w:r>
      </w:ins>
      <w:del w:id="358" w:author="Tyler Steven Coleman" w:date="2022-12-06T11:52:00Z">
        <w:r w:rsidRPr="7AF1EB56" w:rsidDel="00262710">
          <w:rPr>
            <w:lang w:val="en-GB"/>
          </w:rPr>
          <w:delText xml:space="preserve">. Each trap consisted of </w:delText>
        </w:r>
      </w:del>
      <w:r w:rsidRPr="7AF1EB56">
        <w:rPr>
          <w:lang w:val="en-GB"/>
        </w:rPr>
        <w:t>a horizontal 1 x 1 m mesh screen</w:t>
      </w:r>
      <w:ins w:id="359" w:author="Tyler Steven Coleman" w:date="2022-12-06T11:53:00Z">
        <w:r w:rsidR="00262710">
          <w:rPr>
            <w:lang w:val="en-GB"/>
          </w:rPr>
          <w:t xml:space="preserve"> was</w:t>
        </w:r>
      </w:ins>
      <w:r w:rsidRPr="7AF1EB56">
        <w:rPr>
          <w:lang w:val="en-GB"/>
        </w:rPr>
        <w:t xml:space="preserve"> zip-tied to a PVC pipe frame elevated 1 m off the ground by four PVC pipe legs. </w:t>
      </w:r>
      <w:ins w:id="360" w:author="Tyler Steven Coleman" w:date="2022-12-06T11:53:00Z">
        <w:r w:rsidR="00262710">
          <w:rPr>
            <w:lang w:val="en-GB"/>
          </w:rPr>
          <w:t xml:space="preserve">We suspended each </w:t>
        </w:r>
      </w:ins>
      <w:del w:id="361" w:author="Tyler Steven Coleman" w:date="2022-12-06T11:53:00Z">
        <w:r w:rsidRPr="7AF1EB56" w:rsidDel="00262710">
          <w:rPr>
            <w:lang w:val="en-GB"/>
          </w:rPr>
          <w:delText xml:space="preserve">A </w:delText>
        </w:r>
      </w:del>
      <w:r w:rsidRPr="7AF1EB56">
        <w:rPr>
          <w:lang w:val="en-GB"/>
        </w:rPr>
        <w:t xml:space="preserve">bird feeder </w:t>
      </w:r>
      <w:del w:id="362" w:author="Tyler Steven Coleman" w:date="2022-12-06T11:53:00Z">
        <w:r w:rsidRPr="7AF1EB56" w:rsidDel="00262710">
          <w:rPr>
            <w:lang w:val="en-GB"/>
          </w:rPr>
          <w:delText xml:space="preserve">was suspended </w:delText>
        </w:r>
      </w:del>
      <w:r w:rsidRPr="7AF1EB56">
        <w:rPr>
          <w:lang w:val="en-GB"/>
        </w:rPr>
        <w:t xml:space="preserve">above the mesh screen square by a wooden dowel rod horizontally mounted to two vertical 2 m tall PVC pipes (Figure </w:t>
      </w:r>
      <w:r w:rsidR="00540164" w:rsidRPr="7AF1EB56">
        <w:rPr>
          <w:lang w:val="en-GB"/>
        </w:rPr>
        <w:t>1A</w:t>
      </w:r>
      <w:r w:rsidRPr="7AF1EB56">
        <w:rPr>
          <w:lang w:val="en-GB"/>
        </w:rPr>
        <w:t xml:space="preserve">). </w:t>
      </w:r>
      <w:ins w:id="363" w:author="Tyler Steven Coleman" w:date="2022-12-06T11:54:00Z">
        <w:r w:rsidR="00262710">
          <w:rPr>
            <w:lang w:val="en-GB"/>
          </w:rPr>
          <w:t xml:space="preserve">The </w:t>
        </w:r>
      </w:ins>
      <w:proofErr w:type="spellStart"/>
      <w:r w:rsidRPr="7AF1EB56">
        <w:rPr>
          <w:lang w:val="en-GB"/>
        </w:rPr>
        <w:t>Ogrmar</w:t>
      </w:r>
      <w:proofErr w:type="spellEnd"/>
      <w:r w:rsidRPr="7AF1EB56">
        <w:rPr>
          <w:lang w:val="en-GB"/>
        </w:rPr>
        <w:t xml:space="preserve"> Hanging Gazebo Wild Bird Feeders</w:t>
      </w:r>
      <w:ins w:id="364" w:author="Tyler Steven Coleman" w:date="2022-12-06T11:54:00Z">
        <w:r w:rsidR="00262710">
          <w:rPr>
            <w:lang w:val="en-GB"/>
          </w:rPr>
          <w:t xml:space="preserve"> that we used</w:t>
        </w:r>
      </w:ins>
      <w:del w:id="365" w:author="Tyler Steven Coleman" w:date="2022-12-06T11:54:00Z">
        <w:r w:rsidRPr="7AF1EB56" w:rsidDel="00262710">
          <w:rPr>
            <w:lang w:val="en-GB"/>
          </w:rPr>
          <w:delText xml:space="preserve"> were used, which</w:delText>
        </w:r>
      </w:del>
      <w:r w:rsidRPr="7AF1EB56">
        <w:rPr>
          <w:lang w:val="en-GB"/>
        </w:rPr>
        <w:t xml:space="preserve"> had dimensions of 0.18 x 0.20 x 0.23 m</w:t>
      </w:r>
      <w:r w:rsidR="4C0F2578" w:rsidRPr="7AF1EB56">
        <w:rPr>
          <w:lang w:val="en-GB"/>
        </w:rPr>
        <w:t xml:space="preserve"> </w:t>
      </w:r>
      <w:r w:rsidRPr="7AF1EB56">
        <w:rPr>
          <w:lang w:val="en-GB"/>
        </w:rPr>
        <w:t xml:space="preserve">and an internal volume of approximately </w:t>
      </w:r>
      <w:r w:rsidR="6B07B128" w:rsidRPr="7AF1EB56">
        <w:rPr>
          <w:lang w:val="en-GB"/>
        </w:rPr>
        <w:t>1.3 L</w:t>
      </w:r>
      <w:r w:rsidRPr="7AF1EB56">
        <w:rPr>
          <w:lang w:val="en-GB"/>
        </w:rPr>
        <w:t xml:space="preserve">. </w:t>
      </w:r>
      <w:ins w:id="366" w:author="Tyler Steven Coleman" w:date="2022-12-06T11:54:00Z">
        <w:r w:rsidR="00262710">
          <w:rPr>
            <w:lang w:val="en-GB"/>
          </w:rPr>
          <w:t xml:space="preserve">We </w:t>
        </w:r>
      </w:ins>
      <w:ins w:id="367" w:author="Tyler Steven Coleman" w:date="2022-12-06T11:55:00Z">
        <w:r w:rsidR="00262710">
          <w:rPr>
            <w:lang w:val="en-GB"/>
          </w:rPr>
          <w:t>labelled e</w:t>
        </w:r>
      </w:ins>
      <w:del w:id="368" w:author="Tyler Steven Coleman" w:date="2022-12-06T11:54:00Z">
        <w:r w:rsidRPr="7AF1EB56" w:rsidDel="00262710">
          <w:rPr>
            <w:lang w:val="en-GB"/>
          </w:rPr>
          <w:delText>E</w:delText>
        </w:r>
      </w:del>
      <w:r w:rsidRPr="7AF1EB56">
        <w:rPr>
          <w:lang w:val="en-GB"/>
        </w:rPr>
        <w:t xml:space="preserve">ach trap </w:t>
      </w:r>
      <w:del w:id="369" w:author="Tyler Steven Coleman" w:date="2022-12-06T11:55:00Z">
        <w:r w:rsidRPr="7AF1EB56" w:rsidDel="00262710">
          <w:rPr>
            <w:lang w:val="en-GB"/>
          </w:rPr>
          <w:delText xml:space="preserve">was annotated </w:delText>
        </w:r>
      </w:del>
      <w:r w:rsidRPr="7AF1EB56">
        <w:rPr>
          <w:lang w:val="en-GB"/>
        </w:rPr>
        <w:t>with both a trap identification number and its corresponding bird feeder identification number</w:t>
      </w:r>
      <w:ins w:id="370" w:author="Tyler Steven Coleman" w:date="2022-12-06T11:55:00Z">
        <w:r w:rsidR="00262710">
          <w:rPr>
            <w:lang w:val="en-GB"/>
          </w:rPr>
          <w:t xml:space="preserve"> unique to each labelled bird feeder</w:t>
        </w:r>
      </w:ins>
      <w:r w:rsidRPr="7AF1EB56">
        <w:rPr>
          <w:lang w:val="en-GB"/>
        </w:rPr>
        <w:t>.</w:t>
      </w:r>
      <w:del w:id="371" w:author="Tyler Steven Coleman" w:date="2022-12-06T11:55:00Z">
        <w:r w:rsidRPr="7AF1EB56" w:rsidDel="00262710">
          <w:rPr>
            <w:lang w:val="en-GB"/>
          </w:rPr>
          <w:delText xml:space="preserve"> Bird feeder identification numbers were also annotated on each bird feeder.</w:delText>
        </w:r>
      </w:del>
    </w:p>
    <w:p w14:paraId="7866907B" w14:textId="66714728" w:rsidR="005201FD" w:rsidRDefault="005201FD" w:rsidP="00647AE2">
      <w:pPr>
        <w:snapToGrid w:val="0"/>
        <w:spacing w:line="480" w:lineRule="auto"/>
        <w:ind w:firstLine="720"/>
        <w:rPr>
          <w:rFonts w:cstheme="minorHAnsi"/>
          <w:lang w:val="en-GB"/>
        </w:rPr>
      </w:pPr>
      <w:commentRangeStart w:id="372"/>
      <w:r w:rsidRPr="005201FD">
        <w:rPr>
          <w:rFonts w:cstheme="minorHAnsi"/>
          <w:lang w:val="en-GB"/>
        </w:rPr>
        <w:t>Each block had treatments of zero, four, eight and twelve resources within bird feeders. Resources used in the experiment included: wheat (</w:t>
      </w:r>
      <w:r w:rsidRPr="00B30A5D">
        <w:rPr>
          <w:rFonts w:cstheme="minorHAnsi"/>
          <w:i/>
          <w:iCs/>
          <w:lang w:val="en-GB"/>
        </w:rPr>
        <w:t>Triticum</w:t>
      </w:r>
      <w:r w:rsidRPr="005201FD">
        <w:rPr>
          <w:rFonts w:cstheme="minorHAnsi"/>
          <w:lang w:val="en-GB"/>
        </w:rPr>
        <w:t xml:space="preserve"> sp.), rye (</w:t>
      </w:r>
      <w:r w:rsidRPr="00B30A5D">
        <w:rPr>
          <w:rFonts w:cstheme="minorHAnsi"/>
          <w:i/>
          <w:iCs/>
          <w:lang w:val="en-GB"/>
        </w:rPr>
        <w:t>Secale cereale</w:t>
      </w:r>
      <w:r w:rsidRPr="005201FD">
        <w:rPr>
          <w:rFonts w:cstheme="minorHAnsi"/>
          <w:lang w:val="en-GB"/>
        </w:rPr>
        <w:t>), brown top millet (</w:t>
      </w:r>
      <w:proofErr w:type="spellStart"/>
      <w:r w:rsidRPr="00B30A5D">
        <w:rPr>
          <w:rFonts w:cstheme="minorHAnsi"/>
          <w:i/>
          <w:iCs/>
          <w:lang w:val="en-GB"/>
        </w:rPr>
        <w:t>Urochloa</w:t>
      </w:r>
      <w:proofErr w:type="spellEnd"/>
      <w:r w:rsidRPr="00B30A5D">
        <w:rPr>
          <w:rFonts w:cstheme="minorHAnsi"/>
          <w:i/>
          <w:iCs/>
          <w:lang w:val="en-GB"/>
        </w:rPr>
        <w:t xml:space="preserve"> </w:t>
      </w:r>
      <w:proofErr w:type="spellStart"/>
      <w:r w:rsidR="00B30A5D" w:rsidRPr="00B30A5D">
        <w:rPr>
          <w:rFonts w:cstheme="minorHAnsi"/>
          <w:i/>
          <w:iCs/>
          <w:lang w:val="en-GB"/>
        </w:rPr>
        <w:t>ramosa</w:t>
      </w:r>
      <w:proofErr w:type="spellEnd"/>
      <w:r w:rsidRPr="005201FD">
        <w:rPr>
          <w:rFonts w:cstheme="minorHAnsi"/>
          <w:lang w:val="en-GB"/>
        </w:rPr>
        <w:t>), white millet (</w:t>
      </w:r>
      <w:r w:rsidRPr="00B30A5D">
        <w:rPr>
          <w:rFonts w:cstheme="minorHAnsi"/>
          <w:i/>
          <w:iCs/>
          <w:lang w:val="en-GB"/>
        </w:rPr>
        <w:t xml:space="preserve">Panicum </w:t>
      </w:r>
      <w:proofErr w:type="spellStart"/>
      <w:r w:rsidRPr="00B30A5D">
        <w:rPr>
          <w:rFonts w:cstheme="minorHAnsi"/>
          <w:i/>
          <w:iCs/>
          <w:lang w:val="en-GB"/>
        </w:rPr>
        <w:t>miliaceum</w:t>
      </w:r>
      <w:proofErr w:type="spellEnd"/>
      <w:r w:rsidRPr="005201FD">
        <w:rPr>
          <w:rFonts w:cstheme="minorHAnsi"/>
          <w:lang w:val="en-GB"/>
        </w:rPr>
        <w:t>), oats (</w:t>
      </w:r>
      <w:proofErr w:type="spellStart"/>
      <w:r w:rsidRPr="00921F11">
        <w:rPr>
          <w:rFonts w:cstheme="minorHAnsi"/>
          <w:i/>
          <w:iCs/>
          <w:lang w:val="en-GB"/>
        </w:rPr>
        <w:t>Avena</w:t>
      </w:r>
      <w:proofErr w:type="spellEnd"/>
      <w:r w:rsidR="00921F11">
        <w:rPr>
          <w:rFonts w:cstheme="minorHAnsi"/>
          <w:lang w:val="en-GB"/>
        </w:rPr>
        <w:t xml:space="preserve"> </w:t>
      </w:r>
      <w:r w:rsidRPr="005201FD">
        <w:rPr>
          <w:rFonts w:cstheme="minorHAnsi"/>
          <w:lang w:val="en-GB"/>
        </w:rPr>
        <w:t>sp.), black oil</w:t>
      </w:r>
      <w:r w:rsidR="00647AE2">
        <w:rPr>
          <w:rFonts w:cstheme="minorHAnsi"/>
          <w:lang w:val="en-GB"/>
        </w:rPr>
        <w:t xml:space="preserve"> </w:t>
      </w:r>
      <w:r w:rsidRPr="005201FD">
        <w:rPr>
          <w:rFonts w:cstheme="minorHAnsi"/>
          <w:lang w:val="en-GB"/>
        </w:rPr>
        <w:t>sunflower</w:t>
      </w:r>
      <w:r w:rsidR="00647AE2">
        <w:rPr>
          <w:rFonts w:cstheme="minorHAnsi"/>
          <w:lang w:val="en-GB"/>
        </w:rPr>
        <w:t xml:space="preserve"> </w:t>
      </w:r>
      <w:r w:rsidRPr="005201FD">
        <w:rPr>
          <w:rFonts w:cstheme="minorHAnsi"/>
          <w:lang w:val="en-GB"/>
        </w:rPr>
        <w:t>seeds (</w:t>
      </w:r>
      <w:r w:rsidRPr="005201FD">
        <w:rPr>
          <w:rFonts w:cstheme="minorHAnsi"/>
          <w:i/>
          <w:iCs/>
          <w:lang w:val="en-GB"/>
        </w:rPr>
        <w:t>Helianthus annuus</w:t>
      </w:r>
      <w:r w:rsidRPr="005201FD">
        <w:rPr>
          <w:rFonts w:cstheme="minorHAnsi"/>
          <w:lang w:val="en-GB"/>
        </w:rPr>
        <w:t>), barley (</w:t>
      </w:r>
      <w:r w:rsidRPr="005201FD">
        <w:rPr>
          <w:rFonts w:cstheme="minorHAnsi"/>
          <w:i/>
          <w:iCs/>
          <w:lang w:val="en-GB"/>
        </w:rPr>
        <w:t>Hordeum vulgare</w:t>
      </w:r>
      <w:r w:rsidRPr="005201FD">
        <w:rPr>
          <w:rFonts w:cstheme="minorHAnsi"/>
          <w:lang w:val="en-GB"/>
        </w:rPr>
        <w:t>), safflower (</w:t>
      </w:r>
      <w:r w:rsidRPr="005201FD">
        <w:rPr>
          <w:rFonts w:cstheme="minorHAnsi"/>
          <w:i/>
          <w:iCs/>
          <w:lang w:val="en-GB"/>
        </w:rPr>
        <w:t>Carthamus tinctorius</w:t>
      </w:r>
      <w:r w:rsidRPr="005201FD">
        <w:rPr>
          <w:rFonts w:cstheme="minorHAnsi"/>
          <w:lang w:val="en-GB"/>
        </w:rPr>
        <w:t>), cracked corn (</w:t>
      </w:r>
      <w:proofErr w:type="spellStart"/>
      <w:r w:rsidRPr="00647AE2">
        <w:rPr>
          <w:rFonts w:cstheme="minorHAnsi"/>
          <w:i/>
          <w:iCs/>
          <w:lang w:val="en-GB"/>
        </w:rPr>
        <w:t>Zea</w:t>
      </w:r>
      <w:proofErr w:type="spellEnd"/>
      <w:r w:rsidRPr="00647AE2">
        <w:rPr>
          <w:rFonts w:cstheme="minorHAnsi"/>
          <w:i/>
          <w:iCs/>
          <w:lang w:val="en-GB"/>
        </w:rPr>
        <w:t xml:space="preserve"> mays</w:t>
      </w:r>
      <w:r w:rsidRPr="005201FD">
        <w:rPr>
          <w:rFonts w:cstheme="minorHAnsi"/>
          <w:lang w:val="en-GB"/>
        </w:rPr>
        <w:t>), Nyjer</w:t>
      </w:r>
      <w:del w:id="373" w:author="Tyler Steven Coleman" w:date="2022-12-06T12:07:00Z">
        <w:r w:rsidRPr="005201FD" w:rsidDel="009B7CB0">
          <w:rPr>
            <w:rFonts w:cstheme="minorHAnsi"/>
            <w:lang w:val="en-GB"/>
          </w:rPr>
          <w:delText xml:space="preserve"> ®</w:delText>
        </w:r>
      </w:del>
      <w:r w:rsidRPr="005201FD">
        <w:rPr>
          <w:rFonts w:cstheme="minorHAnsi"/>
          <w:lang w:val="en-GB"/>
        </w:rPr>
        <w:t xml:space="preserve"> (</w:t>
      </w:r>
      <w:proofErr w:type="spellStart"/>
      <w:r w:rsidRPr="005201FD">
        <w:rPr>
          <w:rFonts w:cstheme="minorHAnsi"/>
          <w:i/>
          <w:iCs/>
          <w:lang w:val="en-GB"/>
        </w:rPr>
        <w:t>Guizotia</w:t>
      </w:r>
      <w:proofErr w:type="spellEnd"/>
      <w:r w:rsidRPr="005201FD">
        <w:rPr>
          <w:rFonts w:cstheme="minorHAnsi"/>
          <w:i/>
          <w:iCs/>
          <w:lang w:val="en-GB"/>
        </w:rPr>
        <w:t xml:space="preserve"> </w:t>
      </w:r>
      <w:proofErr w:type="spellStart"/>
      <w:r w:rsidRPr="005201FD">
        <w:rPr>
          <w:rFonts w:cstheme="minorHAnsi"/>
          <w:i/>
          <w:iCs/>
          <w:lang w:val="en-GB"/>
        </w:rPr>
        <w:t>abyssinica</w:t>
      </w:r>
      <w:proofErr w:type="spellEnd"/>
      <w:r w:rsidRPr="005201FD">
        <w:rPr>
          <w:rFonts w:cstheme="minorHAnsi"/>
          <w:lang w:val="en-GB"/>
        </w:rPr>
        <w:t>), peanuts (</w:t>
      </w:r>
      <w:r w:rsidRPr="00647AE2">
        <w:rPr>
          <w:rFonts w:cstheme="minorHAnsi"/>
          <w:i/>
          <w:iCs/>
          <w:lang w:val="en-GB"/>
        </w:rPr>
        <w:t xml:space="preserve">Arachis </w:t>
      </w:r>
      <w:proofErr w:type="spellStart"/>
      <w:r w:rsidRPr="00647AE2">
        <w:rPr>
          <w:rFonts w:cstheme="minorHAnsi"/>
          <w:i/>
          <w:iCs/>
          <w:lang w:val="en-GB"/>
        </w:rPr>
        <w:t>hypogaea</w:t>
      </w:r>
      <w:proofErr w:type="spellEnd"/>
      <w:r w:rsidRPr="005201FD">
        <w:rPr>
          <w:rFonts w:cstheme="minorHAnsi"/>
          <w:lang w:val="en-GB"/>
        </w:rPr>
        <w:t>) and black soldier fly larvae (</w:t>
      </w:r>
      <w:proofErr w:type="spellStart"/>
      <w:r w:rsidRPr="00647AE2">
        <w:rPr>
          <w:rFonts w:cstheme="minorHAnsi"/>
          <w:i/>
          <w:iCs/>
          <w:lang w:val="en-GB"/>
        </w:rPr>
        <w:t>Hermetia</w:t>
      </w:r>
      <w:proofErr w:type="spellEnd"/>
      <w:r w:rsidRPr="00647AE2">
        <w:rPr>
          <w:rFonts w:cstheme="minorHAnsi"/>
          <w:i/>
          <w:iCs/>
          <w:lang w:val="en-GB"/>
        </w:rPr>
        <w:t xml:space="preserve"> </w:t>
      </w:r>
      <w:proofErr w:type="spellStart"/>
      <w:r w:rsidRPr="00647AE2">
        <w:rPr>
          <w:rFonts w:cstheme="minorHAnsi"/>
          <w:i/>
          <w:iCs/>
          <w:lang w:val="en-GB"/>
        </w:rPr>
        <w:t>illucens</w:t>
      </w:r>
      <w:proofErr w:type="spellEnd"/>
      <w:r w:rsidRPr="005201FD">
        <w:rPr>
          <w:rFonts w:cstheme="minorHAnsi"/>
          <w:lang w:val="en-GB"/>
        </w:rPr>
        <w:t xml:space="preserve">). To avoid introducing non-native species to the research sites, seeds and nuts used for resources were heat-treated to destroy viability and underwent germination tests to examine treatment efficacy. Heat treatment consisted of </w:t>
      </w:r>
      <w:r w:rsidRPr="005201FD">
        <w:rPr>
          <w:rFonts w:cstheme="minorHAnsi"/>
          <w:lang w:val="en-GB"/>
        </w:rPr>
        <w:lastRenderedPageBreak/>
        <w:t xml:space="preserve">heating seeds and nuts with oil contents of 20-60% at 103°C for 17-24 hours and nuts and seeds with oil contents below 20% at 130-135°C for 2-4 hours. Germination tests consisted of placing 20 heat-treated and untreated seeds or nuts in damp paper towels within Ziploc bags stored in dark, room-temperature conditions for 3 weeks. None of the heat-treated seeds germinated. </w:t>
      </w:r>
      <w:commentRangeStart w:id="374"/>
      <w:commentRangeStart w:id="375"/>
      <w:del w:id="376" w:author="Tyler Steven Coleman" w:date="2022-12-06T12:08:00Z">
        <w:r w:rsidRPr="005201FD" w:rsidDel="009B7CB0">
          <w:rPr>
            <w:rFonts w:cstheme="minorHAnsi"/>
            <w:lang w:val="en-GB"/>
          </w:rPr>
          <w:delText>R</w:delText>
        </w:r>
        <w:r w:rsidR="0007439C" w:rsidRPr="005201FD" w:rsidDel="009B7CB0">
          <w:rPr>
            <w:rFonts w:cstheme="minorHAnsi"/>
            <w:lang w:val="en-GB"/>
          </w:rPr>
          <w:delText>s</w:delText>
        </w:r>
        <w:r w:rsidRPr="005201FD" w:rsidDel="009B7CB0">
          <w:rPr>
            <w:rFonts w:cstheme="minorHAnsi"/>
            <w:lang w:val="en-GB"/>
          </w:rPr>
          <w:delText>tudio</w:delText>
        </w:r>
      </w:del>
      <w:commentRangeEnd w:id="374"/>
      <w:r w:rsidR="009B7CB0">
        <w:rPr>
          <w:rStyle w:val="CommentReference"/>
        </w:rPr>
        <w:commentReference w:id="374"/>
      </w:r>
      <w:commentRangeEnd w:id="375"/>
      <w:r w:rsidR="008E56FF">
        <w:rPr>
          <w:rStyle w:val="CommentReference"/>
        </w:rPr>
        <w:commentReference w:id="375"/>
      </w:r>
      <w:del w:id="377" w:author="Tyler Steven Coleman" w:date="2022-12-06T12:08:00Z">
        <w:r w:rsidRPr="005201FD" w:rsidDel="009B7CB0">
          <w:rPr>
            <w:rFonts w:cstheme="minorHAnsi"/>
            <w:lang w:val="en-GB"/>
          </w:rPr>
          <w:delText xml:space="preserve"> was utilized</w:delText>
        </w:r>
      </w:del>
      <w:ins w:id="378" w:author="Tyler Steven Coleman" w:date="2022-12-06T12:08:00Z">
        <w:r w:rsidR="009B7CB0">
          <w:rPr>
            <w:rFonts w:cstheme="minorHAnsi"/>
            <w:lang w:val="en-GB"/>
          </w:rPr>
          <w:t>We used program R</w:t>
        </w:r>
      </w:ins>
      <w:ins w:id="379" w:author="Tyler Steven Coleman" w:date="2022-12-06T12:09:00Z">
        <w:r w:rsidR="009B7CB0">
          <w:rPr>
            <w:rFonts w:cstheme="minorHAnsi"/>
            <w:lang w:val="en-GB"/>
          </w:rPr>
          <w:t xml:space="preserve"> (R Core Team 2022)</w:t>
        </w:r>
      </w:ins>
      <w:r w:rsidRPr="005201FD">
        <w:rPr>
          <w:rFonts w:cstheme="minorHAnsi"/>
          <w:lang w:val="en-GB"/>
        </w:rPr>
        <w:t xml:space="preserve"> to randomly select and assign the resources used for each treatment at each site from a list of 12 different resources. Measuring cups were used to consistently produce a volume of 4 cups of resources within each bird feeder</w:t>
      </w:r>
      <w:r w:rsidR="00540164">
        <w:rPr>
          <w:rFonts w:cstheme="minorHAnsi"/>
          <w:lang w:val="en-GB"/>
        </w:rPr>
        <w:t xml:space="preserve"> (Figure 1B)</w:t>
      </w:r>
      <w:r w:rsidRPr="005201FD">
        <w:rPr>
          <w:rFonts w:cstheme="minorHAnsi"/>
          <w:lang w:val="en-GB"/>
        </w:rPr>
        <w:t>. At each site, a random number generator assigned the placement of the four treatment levels to the four traps.</w:t>
      </w:r>
    </w:p>
    <w:p w14:paraId="7A073DDC" w14:textId="479723F0" w:rsidR="00540164" w:rsidRPr="00540164" w:rsidRDefault="00540164" w:rsidP="00540164">
      <w:pPr>
        <w:snapToGrid w:val="0"/>
        <w:spacing w:line="480" w:lineRule="auto"/>
        <w:ind w:firstLine="720"/>
        <w:rPr>
          <w:rFonts w:cstheme="minorHAnsi"/>
          <w:lang w:val="en-GB"/>
        </w:rPr>
      </w:pPr>
      <w:r w:rsidRPr="00540164">
        <w:rPr>
          <w:rFonts w:cstheme="minorHAnsi"/>
          <w:lang w:val="en-GB"/>
        </w:rPr>
        <w:t xml:space="preserve">Each bird scat trap was equipped with a Bushnell Trophy Trail Camera to detect bird activity. All cameras used were positioned on tripods 1.14 meters from the edge of the scat trap, with the camera lens at the same level as the </w:t>
      </w:r>
      <w:proofErr w:type="spellStart"/>
      <w:r w:rsidRPr="00540164">
        <w:rPr>
          <w:rFonts w:cstheme="minorHAnsi"/>
          <w:lang w:val="en-GB"/>
        </w:rPr>
        <w:t>center</w:t>
      </w:r>
      <w:proofErr w:type="spellEnd"/>
      <w:r w:rsidRPr="00540164">
        <w:rPr>
          <w:rFonts w:cstheme="minorHAnsi"/>
          <w:lang w:val="en-GB"/>
        </w:rPr>
        <w:t xml:space="preserve"> of the bird feeder (approximately 1.50 meters above the ground</w:t>
      </w:r>
      <w:r>
        <w:rPr>
          <w:rFonts w:cstheme="minorHAnsi"/>
          <w:lang w:val="en-GB"/>
        </w:rPr>
        <w:t>; Figure 1A</w:t>
      </w:r>
      <w:r w:rsidRPr="00540164">
        <w:rPr>
          <w:rFonts w:cstheme="minorHAnsi"/>
          <w:lang w:val="en-GB"/>
        </w:rPr>
        <w:t xml:space="preserve">). All cameras at each site were facing north or south. The direction was decided depending on site-specific conditions, such as roads or vegetation, to minimize non-bird stimulus from setting off camera traps. Each trap was set to high sensitivity with a </w:t>
      </w:r>
      <w:r w:rsidR="0073215C" w:rsidRPr="00540164">
        <w:rPr>
          <w:rFonts w:cstheme="minorHAnsi"/>
          <w:lang w:val="en-GB"/>
        </w:rPr>
        <w:t>10-minute</w:t>
      </w:r>
      <w:r w:rsidRPr="00540164">
        <w:rPr>
          <w:rFonts w:cstheme="minorHAnsi"/>
          <w:lang w:val="en-GB"/>
        </w:rPr>
        <w:t xml:space="preserve"> interval and 15 second video recording at 720 x </w:t>
      </w:r>
      <w:proofErr w:type="gramStart"/>
      <w:r w:rsidRPr="00540164">
        <w:rPr>
          <w:rFonts w:cstheme="minorHAnsi"/>
          <w:lang w:val="en-GB"/>
        </w:rPr>
        <w:t>1080 pixel</w:t>
      </w:r>
      <w:proofErr w:type="gramEnd"/>
      <w:r w:rsidRPr="00540164">
        <w:rPr>
          <w:rFonts w:cstheme="minorHAnsi"/>
          <w:lang w:val="en-GB"/>
        </w:rPr>
        <w:t xml:space="preserve"> image resolution.</w:t>
      </w:r>
    </w:p>
    <w:p w14:paraId="4DBA4E17" w14:textId="789107EA" w:rsidR="00540164" w:rsidRDefault="00540164" w:rsidP="7AF1EB56">
      <w:pPr>
        <w:snapToGrid w:val="0"/>
        <w:spacing w:line="480" w:lineRule="auto"/>
        <w:ind w:firstLine="720"/>
        <w:rPr>
          <w:lang w:val="en-GB"/>
        </w:rPr>
      </w:pPr>
      <w:r w:rsidRPr="7AF1EB56">
        <w:rPr>
          <w:lang w:val="en-GB"/>
        </w:rPr>
        <w:t xml:space="preserve">All 40 scat traps were sampled weekly from 11/20/2020 to </w:t>
      </w:r>
      <w:r w:rsidR="00F05954" w:rsidRPr="7AF1EB56">
        <w:rPr>
          <w:highlight w:val="yellow"/>
          <w:lang w:val="en-GB"/>
        </w:rPr>
        <w:t>01/31/21</w:t>
      </w:r>
      <w:r w:rsidRPr="7AF1EB56">
        <w:rPr>
          <w:lang w:val="en-GB"/>
        </w:rPr>
        <w:t xml:space="preserve">. Sampling protocol involved visiting each trap, collecting bird scat and loose seeds located anywhere on the trap structure and placing collections into a </w:t>
      </w:r>
      <w:r w:rsidR="00F05954" w:rsidRPr="7AF1EB56">
        <w:rPr>
          <w:lang w:val="en-GB"/>
        </w:rPr>
        <w:t>labelled</w:t>
      </w:r>
      <w:r w:rsidRPr="7AF1EB56">
        <w:rPr>
          <w:lang w:val="en-GB"/>
        </w:rPr>
        <w:t xml:space="preserve"> </w:t>
      </w:r>
      <w:r w:rsidR="00743443">
        <w:rPr>
          <w:lang w:val="en-GB"/>
        </w:rPr>
        <w:t>resealable</w:t>
      </w:r>
      <w:r w:rsidR="001061FB">
        <w:rPr>
          <w:lang w:val="en-GB"/>
        </w:rPr>
        <w:t xml:space="preserve"> plastic</w:t>
      </w:r>
      <w:r w:rsidRPr="7AF1EB56">
        <w:rPr>
          <w:lang w:val="en-GB"/>
        </w:rPr>
        <w:t xml:space="preserve"> bag. In our sampling protocol, loose seeds were seeds not stocked within the bird feeder of the trap being sampled. These seeds were assumed to arrive through scat washed away by rain. At the lab, seeds from </w:t>
      </w:r>
      <w:r w:rsidRPr="7AF1EB56">
        <w:rPr>
          <w:lang w:val="en-GB"/>
        </w:rPr>
        <w:lastRenderedPageBreak/>
        <w:t>samples were counted and identified. These collections were used to create matrices describing the composition of seed communities within the trap at each time point.</w:t>
      </w:r>
      <w:commentRangeEnd w:id="372"/>
      <w:r w:rsidR="00262710">
        <w:rPr>
          <w:rStyle w:val="CommentReference"/>
        </w:rPr>
        <w:commentReference w:id="372"/>
      </w:r>
    </w:p>
    <w:p w14:paraId="74D4070E" w14:textId="77777777" w:rsidR="005201FD" w:rsidRPr="00194654" w:rsidRDefault="005201FD" w:rsidP="001B001C">
      <w:pPr>
        <w:snapToGrid w:val="0"/>
        <w:spacing w:line="480" w:lineRule="auto"/>
        <w:rPr>
          <w:rFonts w:cstheme="minorHAnsi"/>
          <w:lang w:val="en-GB"/>
        </w:rPr>
      </w:pPr>
    </w:p>
    <w:p w14:paraId="562CB930" w14:textId="0CC93D82" w:rsidR="001B001C" w:rsidRPr="00194654" w:rsidRDefault="001B001C" w:rsidP="001B001C">
      <w:pPr>
        <w:snapToGrid w:val="0"/>
        <w:spacing w:line="480" w:lineRule="auto"/>
        <w:rPr>
          <w:rFonts w:cstheme="minorHAnsi"/>
          <w:i/>
          <w:iCs/>
          <w:lang w:val="en-GB"/>
        </w:rPr>
      </w:pPr>
      <w:r w:rsidRPr="00194654">
        <w:rPr>
          <w:rFonts w:cstheme="minorHAnsi"/>
          <w:i/>
          <w:iCs/>
          <w:lang w:val="en-GB"/>
        </w:rPr>
        <w:t>Statistical analysis.</w:t>
      </w:r>
    </w:p>
    <w:p w14:paraId="1F495A41" w14:textId="3EB0A6BF" w:rsidR="001B001C" w:rsidRDefault="001B001C" w:rsidP="001B001C">
      <w:pPr>
        <w:snapToGrid w:val="0"/>
        <w:spacing w:line="480" w:lineRule="auto"/>
        <w:rPr>
          <w:rFonts w:cstheme="minorHAnsi"/>
          <w:lang w:val="en-GB"/>
        </w:rPr>
      </w:pPr>
      <w:r w:rsidRPr="00194654">
        <w:rPr>
          <w:rFonts w:cstheme="minorHAnsi"/>
          <w:lang w:val="en-GB"/>
        </w:rPr>
        <w:t xml:space="preserve">2.1 Bird </w:t>
      </w:r>
      <w:commentRangeStart w:id="380"/>
      <w:commentRangeStart w:id="381"/>
      <w:commentRangeStart w:id="382"/>
      <w:del w:id="383" w:author="Tyler Steven Coleman" w:date="2022-12-08T10:31:00Z">
        <w:r w:rsidRPr="00194654" w:rsidDel="00C20457">
          <w:rPr>
            <w:rFonts w:cstheme="minorHAnsi"/>
            <w:lang w:val="en-GB"/>
          </w:rPr>
          <w:delText>magnitude</w:delText>
        </w:r>
        <w:commentRangeEnd w:id="380"/>
        <w:r w:rsidR="002D1556" w:rsidDel="00C20457">
          <w:rPr>
            <w:rStyle w:val="CommentReference"/>
          </w:rPr>
          <w:commentReference w:id="380"/>
        </w:r>
        <w:commentRangeEnd w:id="381"/>
        <w:r w:rsidR="004D6E62" w:rsidDel="00C20457">
          <w:rPr>
            <w:rStyle w:val="CommentReference"/>
          </w:rPr>
          <w:commentReference w:id="381"/>
        </w:r>
      </w:del>
      <w:commentRangeEnd w:id="382"/>
      <w:r w:rsidR="00137E26">
        <w:rPr>
          <w:rStyle w:val="CommentReference"/>
        </w:rPr>
        <w:commentReference w:id="382"/>
      </w:r>
      <w:ins w:id="384" w:author="Tyler Steven Coleman" w:date="2022-12-08T10:31:00Z">
        <w:r w:rsidR="00C20457">
          <w:rPr>
            <w:rFonts w:cstheme="minorHAnsi"/>
            <w:lang w:val="en-GB"/>
          </w:rPr>
          <w:t>counts</w:t>
        </w:r>
      </w:ins>
      <w:r w:rsidRPr="00194654">
        <w:rPr>
          <w:rFonts w:cstheme="minorHAnsi"/>
          <w:lang w:val="en-GB"/>
        </w:rPr>
        <w:t>.</w:t>
      </w:r>
    </w:p>
    <w:p w14:paraId="354E0951" w14:textId="6EEC2ABB" w:rsidR="00AB1BB9" w:rsidRDefault="001841CE" w:rsidP="7AF1EB56">
      <w:pPr>
        <w:snapToGrid w:val="0"/>
        <w:spacing w:line="480" w:lineRule="auto"/>
        <w:ind w:firstLine="720"/>
        <w:rPr>
          <w:ins w:id="385" w:author="Tyler Steven Coleman" w:date="2022-12-06T12:13:00Z"/>
          <w:lang w:val="en-GB"/>
        </w:rPr>
      </w:pPr>
      <w:r w:rsidRPr="7AF1EB56">
        <w:rPr>
          <w:lang w:val="en-GB"/>
        </w:rPr>
        <w:t xml:space="preserve">Before </w:t>
      </w:r>
      <w:del w:id="386" w:author="Tyler Steven Coleman" w:date="2022-12-06T11:58:00Z">
        <w:r w:rsidRPr="7AF1EB56" w:rsidDel="00262710">
          <w:rPr>
            <w:lang w:val="en-GB"/>
          </w:rPr>
          <w:delText>conducting the model</w:delText>
        </w:r>
      </w:del>
      <w:ins w:id="387" w:author="Tyler Steven Coleman" w:date="2022-12-06T11:58:00Z">
        <w:r w:rsidR="00262710">
          <w:rPr>
            <w:lang w:val="en-GB"/>
          </w:rPr>
          <w:t>analyzing data</w:t>
        </w:r>
      </w:ins>
      <w:r w:rsidRPr="7AF1EB56">
        <w:rPr>
          <w:lang w:val="en-GB"/>
        </w:rPr>
        <w:t xml:space="preserve">, </w:t>
      </w:r>
      <w:commentRangeStart w:id="388"/>
      <w:r w:rsidRPr="7AF1EB56">
        <w:rPr>
          <w:lang w:val="en-GB"/>
        </w:rPr>
        <w:t xml:space="preserve">we filtered out </w:t>
      </w:r>
      <w:commentRangeEnd w:id="388"/>
      <w:r w:rsidR="00262710">
        <w:rPr>
          <w:rStyle w:val="CommentReference"/>
        </w:rPr>
        <w:commentReference w:id="388"/>
      </w:r>
      <w:r w:rsidRPr="7AF1EB56">
        <w:rPr>
          <w:lang w:val="en-GB"/>
        </w:rPr>
        <w:t xml:space="preserve">the first two weeks </w:t>
      </w:r>
      <w:del w:id="389" w:author="Tyler Steven Coleman" w:date="2022-12-06T12:00:00Z">
        <w:r w:rsidRPr="7AF1EB56" w:rsidDel="00262710">
          <w:rPr>
            <w:lang w:val="en-GB"/>
          </w:rPr>
          <w:delText xml:space="preserve">in the data </w:delText>
        </w:r>
      </w:del>
      <w:r w:rsidRPr="7AF1EB56">
        <w:rPr>
          <w:lang w:val="en-GB"/>
        </w:rPr>
        <w:t>to allow for an acclimatization period for birds at feeders.</w:t>
      </w:r>
      <w:r w:rsidR="00A636F2" w:rsidRPr="7AF1EB56">
        <w:rPr>
          <w:lang w:val="en-GB"/>
        </w:rPr>
        <w:t xml:space="preserve"> </w:t>
      </w:r>
      <w:del w:id="390" w:author="Tyler Steven Coleman" w:date="2022-12-06T12:01:00Z">
        <w:r w:rsidR="005C5F8D" w:rsidRPr="7AF1EB56" w:rsidDel="00262710">
          <w:rPr>
            <w:lang w:val="en-GB"/>
          </w:rPr>
          <w:delText>Then, we</w:delText>
        </w:r>
      </w:del>
      <w:ins w:id="391" w:author="Tyler Steven Coleman" w:date="2022-12-06T12:01:00Z">
        <w:r w:rsidR="00262710">
          <w:rPr>
            <w:lang w:val="en-GB"/>
          </w:rPr>
          <w:t>We the</w:t>
        </w:r>
      </w:ins>
      <w:ins w:id="392" w:author="Tyler Steven Coleman" w:date="2022-12-06T12:02:00Z">
        <w:r w:rsidR="00262710">
          <w:rPr>
            <w:lang w:val="en-GB"/>
          </w:rPr>
          <w:t xml:space="preserve">n </w:t>
        </w:r>
        <w:r w:rsidR="009B7CB0">
          <w:rPr>
            <w:lang w:val="en-GB"/>
          </w:rPr>
          <w:t>fit</w:t>
        </w:r>
        <w:r w:rsidR="00262710">
          <w:rPr>
            <w:lang w:val="en-GB"/>
          </w:rPr>
          <w:t xml:space="preserve"> </w:t>
        </w:r>
      </w:ins>
      <w:ins w:id="393" w:author="Tyler Steven Coleman" w:date="2022-12-06T12:14:00Z">
        <w:r w:rsidR="00AB1BB9">
          <w:rPr>
            <w:lang w:val="en-GB"/>
          </w:rPr>
          <w:t xml:space="preserve">a </w:t>
        </w:r>
      </w:ins>
      <w:ins w:id="394" w:author="Tyler Steven Coleman" w:date="2022-12-06T12:02:00Z">
        <w:r w:rsidR="00262710">
          <w:rPr>
            <w:lang w:val="en-GB"/>
          </w:rPr>
          <w:t xml:space="preserve">generalized linear model </w:t>
        </w:r>
        <w:r w:rsidR="009B7CB0">
          <w:rPr>
            <w:lang w:val="en-GB"/>
          </w:rPr>
          <w:t xml:space="preserve">with a negative binomial sampling distribution </w:t>
        </w:r>
      </w:ins>
      <w:ins w:id="395" w:author="Tyler Steven Coleman" w:date="2022-12-06T12:03:00Z">
        <w:r w:rsidR="009B7CB0">
          <w:rPr>
            <w:lang w:val="en-GB"/>
          </w:rPr>
          <w:t xml:space="preserve">via maximum likelihood for counts of </w:t>
        </w:r>
      </w:ins>
      <w:del w:id="396" w:author="Tyler Steven Coleman" w:date="2022-12-06T12:03:00Z">
        <w:r w:rsidR="005C5F8D" w:rsidRPr="7AF1EB56" w:rsidDel="009B7CB0">
          <w:rPr>
            <w:lang w:val="en-GB"/>
          </w:rPr>
          <w:delText xml:space="preserve"> modelled </w:delText>
        </w:r>
      </w:del>
      <w:r w:rsidR="005C5F8D" w:rsidRPr="7AF1EB56">
        <w:rPr>
          <w:lang w:val="en-GB"/>
        </w:rPr>
        <w:t>total bird</w:t>
      </w:r>
      <w:ins w:id="397" w:author="Tyler Steven Coleman" w:date="2022-12-06T12:15:00Z">
        <w:r w:rsidR="00AB1BB9">
          <w:rPr>
            <w:lang w:val="en-GB"/>
          </w:rPr>
          <w:t>s</w:t>
        </w:r>
      </w:ins>
      <w:r w:rsidR="005C5F8D" w:rsidRPr="7AF1EB56">
        <w:rPr>
          <w:lang w:val="en-GB"/>
        </w:rPr>
        <w:t xml:space="preserve"> </w:t>
      </w:r>
      <w:ins w:id="398" w:author="Tyler Steven Coleman" w:date="2022-12-09T00:12:00Z">
        <w:r w:rsidR="00971213">
          <w:rPr>
            <w:lang w:val="en-GB"/>
          </w:rPr>
          <w:t>count</w:t>
        </w:r>
      </w:ins>
      <w:ins w:id="399" w:author="Tyler Steven Coleman" w:date="2022-12-09T00:13:00Z">
        <w:r w:rsidR="00971213">
          <w:rPr>
            <w:lang w:val="en-GB"/>
          </w:rPr>
          <w:t xml:space="preserve">ed (i.e., </w:t>
        </w:r>
      </w:ins>
      <w:commentRangeStart w:id="400"/>
      <w:commentRangeStart w:id="401"/>
      <w:r w:rsidR="005C5F8D" w:rsidRPr="7AF1EB56">
        <w:rPr>
          <w:lang w:val="en-GB"/>
        </w:rPr>
        <w:t>detect</w:t>
      </w:r>
      <w:ins w:id="402" w:author="Tyler Steven Coleman" w:date="2022-12-06T12:15:00Z">
        <w:r w:rsidR="00AB1BB9">
          <w:rPr>
            <w:lang w:val="en-GB"/>
          </w:rPr>
          <w:t>ed</w:t>
        </w:r>
      </w:ins>
      <w:ins w:id="403" w:author="Tyler Steven Coleman" w:date="2022-12-09T00:13:00Z">
        <w:r w:rsidR="00971213">
          <w:rPr>
            <w:lang w:val="en-GB"/>
          </w:rPr>
          <w:t>)</w:t>
        </w:r>
      </w:ins>
      <w:commentRangeEnd w:id="400"/>
      <w:ins w:id="404" w:author="Tyler Steven Coleman" w:date="2022-12-08T10:38:00Z">
        <w:r w:rsidR="00137E26">
          <w:rPr>
            <w:rStyle w:val="CommentReference"/>
          </w:rPr>
          <w:commentReference w:id="400"/>
        </w:r>
      </w:ins>
      <w:commentRangeEnd w:id="401"/>
      <w:ins w:id="405" w:author="Tyler Steven Coleman" w:date="2022-12-08T10:43:00Z">
        <w:r w:rsidR="00137E26">
          <w:rPr>
            <w:rStyle w:val="CommentReference"/>
          </w:rPr>
          <w:commentReference w:id="401"/>
        </w:r>
      </w:ins>
      <w:del w:id="406" w:author="Tyler Steven Coleman" w:date="2022-12-06T12:15:00Z">
        <w:r w:rsidR="005C5F8D" w:rsidRPr="7AF1EB56" w:rsidDel="00AB1BB9">
          <w:rPr>
            <w:lang w:val="en-GB"/>
          </w:rPr>
          <w:delText>ions</w:delText>
        </w:r>
      </w:del>
      <w:r w:rsidR="005C5F8D" w:rsidRPr="7AF1EB56">
        <w:rPr>
          <w:lang w:val="en-GB"/>
        </w:rPr>
        <w:t xml:space="preserve"> at feeders</w:t>
      </w:r>
      <w:ins w:id="407" w:author="Tyler Steven Coleman" w:date="2022-12-06T14:13:00Z">
        <w:r w:rsidR="001B0866">
          <w:rPr>
            <w:lang w:val="en-GB"/>
          </w:rPr>
          <w:t>,</w:t>
        </w:r>
      </w:ins>
      <w:r w:rsidR="005C5F8D" w:rsidRPr="7AF1EB56">
        <w:rPr>
          <w:lang w:val="en-GB"/>
        </w:rPr>
        <w:t xml:space="preserve"> </w:t>
      </w:r>
      <w:del w:id="408" w:author="Tyler Steven Coleman" w:date="2022-12-06T12:03:00Z">
        <w:r w:rsidR="005C5F8D" w:rsidRPr="7AF1EB56" w:rsidDel="009B7CB0">
          <w:rPr>
            <w:lang w:val="en-GB"/>
          </w:rPr>
          <w:delText xml:space="preserve">using the glmer.nb function to conduct a negative binomial general linear model </w:delText>
        </w:r>
      </w:del>
      <w:del w:id="409" w:author="Tyler Steven Coleman" w:date="2022-12-06T12:05:00Z">
        <w:r w:rsidR="005C5F8D" w:rsidRPr="7AF1EB56" w:rsidDel="009B7CB0">
          <w:rPr>
            <w:lang w:val="en-GB"/>
          </w:rPr>
          <w:delText xml:space="preserve">with </w:delText>
        </w:r>
      </w:del>
      <w:ins w:id="410" w:author="Tyler Steven Coleman" w:date="2022-12-06T12:05:00Z">
        <w:r w:rsidR="009B7CB0">
          <w:rPr>
            <w:lang w:val="en-GB"/>
          </w:rPr>
          <w:t>including</w:t>
        </w:r>
        <w:r w:rsidR="009B7CB0" w:rsidRPr="7AF1EB56">
          <w:rPr>
            <w:lang w:val="en-GB"/>
          </w:rPr>
          <w:t xml:space="preserve"> </w:t>
        </w:r>
      </w:ins>
      <w:r w:rsidR="005C5F8D" w:rsidRPr="7AF1EB56">
        <w:rPr>
          <w:lang w:val="en-GB"/>
        </w:rPr>
        <w:t>feeder resource level treatment</w:t>
      </w:r>
      <w:ins w:id="411" w:author="Tyler Steven Coleman" w:date="2022-12-06T12:05:00Z">
        <w:r w:rsidR="009B7CB0">
          <w:rPr>
            <w:lang w:val="en-GB"/>
          </w:rPr>
          <w:t xml:space="preserve"> (</w:t>
        </w:r>
      </w:ins>
      <w:ins w:id="412" w:author="Tyler Steven Coleman" w:date="2022-12-06T12:23:00Z">
        <w:r w:rsidR="00AB1BB9" w:rsidRPr="7AF1EB56">
          <w:rPr>
            <w:lang w:val="en-GB"/>
          </w:rPr>
          <w:t>control = 0, low = 4, medium = 8, or high = 12 resources</w:t>
        </w:r>
      </w:ins>
      <w:ins w:id="413" w:author="Tyler Steven Coleman" w:date="2022-12-06T12:12:00Z">
        <w:r w:rsidR="009B7CB0">
          <w:rPr>
            <w:lang w:val="en-GB"/>
          </w:rPr>
          <w:t>)</w:t>
        </w:r>
      </w:ins>
      <w:r w:rsidR="005C5F8D" w:rsidRPr="7AF1EB56">
        <w:rPr>
          <w:lang w:val="en-GB"/>
        </w:rPr>
        <w:t xml:space="preserve"> as a </w:t>
      </w:r>
      <w:ins w:id="414" w:author="Tyler Steven Coleman" w:date="2022-12-06T12:33:00Z">
        <w:r w:rsidR="003D6FA4">
          <w:rPr>
            <w:lang w:val="en-GB"/>
          </w:rPr>
          <w:t>ca</w:t>
        </w:r>
      </w:ins>
      <w:ins w:id="415" w:author="Tyler Steven Coleman" w:date="2022-12-06T12:34:00Z">
        <w:r w:rsidR="003D6FA4">
          <w:rPr>
            <w:lang w:val="en-GB"/>
          </w:rPr>
          <w:t xml:space="preserve">tegorical </w:t>
        </w:r>
      </w:ins>
      <w:commentRangeStart w:id="416"/>
      <w:r w:rsidR="005C5F8D" w:rsidRPr="7AF1EB56">
        <w:rPr>
          <w:lang w:val="en-GB"/>
        </w:rPr>
        <w:t xml:space="preserve">fixed effect </w:t>
      </w:r>
      <w:commentRangeEnd w:id="416"/>
      <w:r w:rsidR="004D6E62">
        <w:rPr>
          <w:rStyle w:val="CommentReference"/>
        </w:rPr>
        <w:commentReference w:id="416"/>
      </w:r>
      <w:r w:rsidR="005C5F8D" w:rsidRPr="7AF1EB56">
        <w:rPr>
          <w:lang w:val="en-GB"/>
        </w:rPr>
        <w:t xml:space="preserve">and block as a random effect (Bates </w:t>
      </w:r>
      <w:r w:rsidR="005C5F8D" w:rsidRPr="7AF1EB56">
        <w:rPr>
          <w:i/>
          <w:iCs/>
          <w:lang w:val="en-GB"/>
        </w:rPr>
        <w:t>et al.</w:t>
      </w:r>
      <w:r w:rsidR="005C5F8D" w:rsidRPr="7AF1EB56">
        <w:rPr>
          <w:lang w:val="en-GB"/>
        </w:rPr>
        <w:t>, 2015).</w:t>
      </w:r>
      <w:ins w:id="417" w:author="Tyler Steven Coleman" w:date="2022-12-06T12:13:00Z">
        <w:r w:rsidR="00AB1BB9">
          <w:rPr>
            <w:lang w:val="en-GB"/>
          </w:rPr>
          <w:t xml:space="preserve"> The regression was formulated as </w:t>
        </w:r>
      </w:ins>
    </w:p>
    <w:p w14:paraId="6F6718CD" w14:textId="140D0F6C" w:rsidR="00AB1BB9" w:rsidRDefault="00AB1BB9" w:rsidP="00AB1BB9">
      <w:pPr>
        <w:snapToGrid w:val="0"/>
        <w:spacing w:line="480" w:lineRule="auto"/>
        <w:jc w:val="center"/>
        <w:rPr>
          <w:ins w:id="418" w:author="Tyler Steven Coleman" w:date="2022-12-06T12:16:00Z"/>
          <w:rFonts w:cstheme="minorHAnsi"/>
          <w:i/>
          <w:iCs/>
          <w:lang w:val="en-GB"/>
        </w:rPr>
      </w:pPr>
      <m:oMath>
        <m:sSub>
          <m:sSubPr>
            <m:ctrlPr>
              <w:ins w:id="419" w:author="Tyler Steven Coleman" w:date="2022-12-06T12:14:00Z">
                <w:rPr>
                  <w:rFonts w:ascii="Cambria Math" w:hAnsi="Cambria Math" w:cstheme="minorHAnsi"/>
                  <w:i/>
                  <w:iCs/>
                  <w:lang w:val="en-GB"/>
                </w:rPr>
              </w:ins>
            </m:ctrlPr>
          </m:sSubPr>
          <m:e>
            <m:r>
              <w:ins w:id="420" w:author="Tyler Steven Coleman" w:date="2022-12-06T12:15:00Z">
                <w:rPr>
                  <w:rFonts w:ascii="Cambria Math" w:hAnsi="Cambria Math" w:cstheme="minorHAnsi"/>
                  <w:lang w:val="en-GB"/>
                </w:rPr>
                <m:t>Birds</m:t>
              </w:ins>
            </m:r>
          </m:e>
          <m:sub>
            <m:r>
              <w:ins w:id="421" w:author="Tyler Steven Coleman" w:date="2022-12-06T12:14:00Z">
                <w:rPr>
                  <w:rFonts w:ascii="Cambria Math" w:hAnsi="Cambria Math" w:cstheme="minorHAnsi"/>
                  <w:lang w:val="en-GB"/>
                </w:rPr>
                <m:t>i</m:t>
              </w:ins>
            </m:r>
          </m:sub>
        </m:sSub>
        <m:r>
          <w:ins w:id="422" w:author="Tyler Steven Coleman" w:date="2022-12-06T12:14:00Z">
            <w:rPr>
              <w:rFonts w:ascii="Cambria Math" w:hAnsi="Cambria Math" w:cstheme="minorHAnsi"/>
              <w:lang w:val="en-GB"/>
            </w:rPr>
            <m:t>~NB</m:t>
          </w:ins>
        </m:r>
        <m:d>
          <m:dPr>
            <m:ctrlPr>
              <w:ins w:id="423" w:author="Tyler Steven Coleman" w:date="2022-12-06T12:14:00Z">
                <w:rPr>
                  <w:rFonts w:ascii="Cambria Math" w:hAnsi="Cambria Math" w:cstheme="minorHAnsi"/>
                  <w:i/>
                  <w:iCs/>
                  <w:lang w:val="en-GB"/>
                </w:rPr>
              </w:ins>
            </m:ctrlPr>
          </m:dPr>
          <m:e>
            <m:sSub>
              <m:sSubPr>
                <m:ctrlPr>
                  <w:ins w:id="424" w:author="Tyler Steven Coleman" w:date="2022-12-06T12:14:00Z">
                    <w:rPr>
                      <w:rFonts w:ascii="Cambria Math" w:hAnsi="Cambria Math" w:cstheme="minorHAnsi"/>
                      <w:i/>
                      <w:iCs/>
                      <w:lang w:val="en-GB"/>
                    </w:rPr>
                  </w:ins>
                </m:ctrlPr>
              </m:sSubPr>
              <m:e>
                <m:r>
                  <w:ins w:id="425" w:author="Tyler Steven Coleman" w:date="2022-12-06T12:14:00Z">
                    <w:rPr>
                      <w:rFonts w:ascii="Cambria Math" w:hAnsi="Cambria Math" w:cstheme="minorHAnsi"/>
                    </w:rPr>
                    <m:t>μ</m:t>
                  </w:ins>
                </m:r>
              </m:e>
              <m:sub>
                <m:r>
                  <w:ins w:id="426" w:author="Tyler Steven Coleman" w:date="2022-12-06T12:14:00Z">
                    <w:rPr>
                      <w:rFonts w:ascii="Cambria Math" w:hAnsi="Cambria Math" w:cstheme="minorHAnsi"/>
                      <w:lang w:val="en-GB"/>
                    </w:rPr>
                    <m:t>i</m:t>
                  </w:ins>
                </m:r>
              </m:sub>
            </m:sSub>
            <m:r>
              <w:ins w:id="427" w:author="Tyler Steven Coleman" w:date="2022-12-06T12:14:00Z">
                <w:rPr>
                  <w:rFonts w:ascii="Cambria Math" w:hAnsi="Cambria Math" w:cstheme="minorHAnsi"/>
                  <w:lang w:val="en-GB"/>
                </w:rPr>
                <m:t>, k</m:t>
              </w:ins>
            </m:r>
          </m:e>
        </m:d>
        <m:r>
          <w:ins w:id="428" w:author="Tyler Steven Coleman" w:date="2022-12-06T12:14:00Z">
            <w:rPr>
              <w:rFonts w:ascii="Cambria Math" w:hAnsi="Cambria Math" w:cstheme="minorHAnsi"/>
              <w:lang w:val="en-GB"/>
            </w:rPr>
            <m:t xml:space="preserve"> </m:t>
          </w:ins>
        </m:r>
      </m:oMath>
      <w:ins w:id="429" w:author="Tyler Steven Coleman" w:date="2022-12-06T12:14:00Z">
        <w:r>
          <w:rPr>
            <w:rFonts w:eastAsiaTheme="minorEastAsia" w:cstheme="minorHAnsi"/>
            <w:i/>
            <w:iCs/>
            <w:lang w:val="en-GB"/>
          </w:rPr>
          <w:tab/>
        </w:r>
        <w:r>
          <w:rPr>
            <w:rFonts w:eastAsiaTheme="minorEastAsia" w:cstheme="minorHAnsi"/>
            <w:i/>
            <w:iCs/>
            <w:lang w:val="en-GB"/>
          </w:rPr>
          <w:tab/>
        </w:r>
        <w:r>
          <w:rPr>
            <w:rFonts w:eastAsiaTheme="minorEastAsia" w:cstheme="minorHAnsi"/>
            <w:i/>
            <w:iCs/>
            <w:lang w:val="en-GB"/>
          </w:rPr>
          <w:tab/>
        </w:r>
        <w:r w:rsidRPr="004472E2">
          <w:rPr>
            <w:rFonts w:cstheme="minorHAnsi"/>
            <w:i/>
            <w:iCs/>
            <w:lang w:val="en-GB"/>
          </w:rPr>
          <w:t xml:space="preserve">(eq. </w:t>
        </w:r>
      </w:ins>
      <w:ins w:id="430" w:author="Tyler Steven Coleman" w:date="2022-12-06T12:16:00Z">
        <w:r>
          <w:rPr>
            <w:rFonts w:cstheme="minorHAnsi"/>
            <w:i/>
            <w:iCs/>
            <w:lang w:val="en-GB"/>
          </w:rPr>
          <w:t>3</w:t>
        </w:r>
      </w:ins>
      <w:ins w:id="431" w:author="Tyler Steven Coleman" w:date="2022-12-06T12:14:00Z">
        <w:r w:rsidRPr="004472E2">
          <w:rPr>
            <w:rFonts w:cstheme="minorHAnsi"/>
            <w:i/>
            <w:iCs/>
            <w:lang w:val="en-GB"/>
          </w:rPr>
          <w:t>)</w:t>
        </w:r>
      </w:ins>
    </w:p>
    <w:p w14:paraId="5415545C" w14:textId="68C43330" w:rsidR="00AB1BB9" w:rsidRPr="00AB1BB9" w:rsidRDefault="00AB1BB9" w:rsidP="00AB1BB9">
      <w:pPr>
        <w:snapToGrid w:val="0"/>
        <w:spacing w:line="480" w:lineRule="auto"/>
        <w:rPr>
          <w:ins w:id="432" w:author="Tyler Steven Coleman" w:date="2022-12-06T12:14:00Z"/>
          <w:rFonts w:cstheme="minorHAnsi"/>
          <w:lang w:val="en-GB"/>
          <w:rPrChange w:id="433" w:author="Tyler Steven Coleman" w:date="2022-12-06T12:17:00Z">
            <w:rPr>
              <w:ins w:id="434" w:author="Tyler Steven Coleman" w:date="2022-12-06T12:14:00Z"/>
              <w:rFonts w:cstheme="minorHAnsi"/>
              <w:i/>
              <w:iCs/>
              <w:lang w:val="en-GB"/>
            </w:rPr>
          </w:rPrChange>
        </w:rPr>
        <w:pPrChange w:id="435" w:author="Tyler Steven Coleman" w:date="2022-12-06T12:17:00Z">
          <w:pPr>
            <w:snapToGrid w:val="0"/>
            <w:spacing w:line="480" w:lineRule="auto"/>
            <w:jc w:val="center"/>
          </w:pPr>
        </w:pPrChange>
      </w:pPr>
      <w:ins w:id="436" w:author="Tyler Steven Coleman" w:date="2022-12-06T12:17:00Z">
        <w:r w:rsidRPr="004472E2">
          <w:rPr>
            <w:rFonts w:cstheme="minorHAnsi"/>
            <w:lang w:val="en-GB"/>
          </w:rPr>
          <w:t xml:space="preserve">where </w:t>
        </w:r>
      </w:ins>
      <m:oMath>
        <m:sSub>
          <m:sSubPr>
            <m:ctrlPr>
              <w:ins w:id="437" w:author="Tyler Steven Coleman" w:date="2022-12-06T12:17:00Z">
                <w:rPr>
                  <w:rFonts w:ascii="Cambria Math" w:hAnsi="Cambria Math" w:cstheme="minorHAnsi"/>
                  <w:i/>
                  <w:iCs/>
                  <w:lang w:val="en-GB"/>
                </w:rPr>
              </w:ins>
            </m:ctrlPr>
          </m:sSubPr>
          <m:e>
            <m:r>
              <w:ins w:id="438" w:author="Tyler Steven Coleman" w:date="2022-12-06T12:17:00Z">
                <w:rPr>
                  <w:rFonts w:ascii="Cambria Math" w:hAnsi="Cambria Math" w:cstheme="minorHAnsi"/>
                  <w:lang w:val="en-GB"/>
                </w:rPr>
                <m:t>Birds</m:t>
              </w:ins>
            </m:r>
          </m:e>
          <m:sub>
            <m:r>
              <w:ins w:id="439" w:author="Tyler Steven Coleman" w:date="2022-12-06T12:17:00Z">
                <w:rPr>
                  <w:rFonts w:ascii="Cambria Math" w:hAnsi="Cambria Math" w:cstheme="minorHAnsi"/>
                  <w:lang w:val="en-GB"/>
                </w:rPr>
                <m:t>i</m:t>
              </w:ins>
            </m:r>
          </m:sub>
        </m:sSub>
      </m:oMath>
      <w:ins w:id="440" w:author="Tyler Steven Coleman" w:date="2022-12-06T12:17:00Z">
        <w:r w:rsidRPr="004472E2">
          <w:rPr>
            <w:rFonts w:eastAsiaTheme="minorEastAsia" w:cstheme="minorHAnsi"/>
            <w:iCs/>
            <w:lang w:val="en-GB"/>
          </w:rPr>
          <w:t xml:space="preserve"> is the negative binomially distributed </w:t>
        </w:r>
        <w:r>
          <w:rPr>
            <w:rFonts w:eastAsiaTheme="minorEastAsia" w:cstheme="minorHAnsi"/>
            <w:iCs/>
            <w:lang w:val="en-GB"/>
          </w:rPr>
          <w:t>count of</w:t>
        </w:r>
        <w:r w:rsidRPr="004472E2">
          <w:rPr>
            <w:rFonts w:eastAsiaTheme="minorEastAsia" w:cstheme="minorHAnsi"/>
            <w:iCs/>
            <w:lang w:val="en-GB"/>
          </w:rPr>
          <w:t xml:space="preserve"> </w:t>
        </w:r>
        <w:r>
          <w:rPr>
            <w:rFonts w:eastAsiaTheme="minorEastAsia" w:cstheme="minorHAnsi"/>
            <w:iCs/>
            <w:lang w:val="en-GB"/>
          </w:rPr>
          <w:t xml:space="preserve">birds detected in block </w:t>
        </w:r>
      </w:ins>
      <m:oMath>
        <m:r>
          <w:ins w:id="441" w:author="Tyler Steven Coleman" w:date="2022-12-06T12:17:00Z">
            <w:rPr>
              <w:rFonts w:ascii="Cambria Math" w:eastAsiaTheme="minorEastAsia" w:hAnsi="Cambria Math" w:cstheme="minorHAnsi"/>
              <w:lang w:val="en-GB"/>
            </w:rPr>
            <m:t>i</m:t>
          </w:ins>
        </m:r>
      </m:oMath>
      <w:ins w:id="442" w:author="Tyler Steven Coleman" w:date="2022-12-06T12:17:00Z">
        <w:r w:rsidRPr="004472E2">
          <w:rPr>
            <w:rFonts w:eastAsiaTheme="minorEastAsia" w:cstheme="minorHAnsi"/>
            <w:iCs/>
            <w:lang w:val="en-GB"/>
          </w:rPr>
          <w:t xml:space="preserve"> (equation </w:t>
        </w:r>
        <w:r>
          <w:rPr>
            <w:rFonts w:eastAsiaTheme="minorEastAsia" w:cstheme="minorHAnsi"/>
            <w:iCs/>
            <w:lang w:val="en-GB"/>
          </w:rPr>
          <w:t>3</w:t>
        </w:r>
        <w:r w:rsidRPr="004472E2">
          <w:rPr>
            <w:rFonts w:eastAsiaTheme="minorEastAsia" w:cstheme="minorHAnsi"/>
            <w:iCs/>
            <w:lang w:val="en-GB"/>
          </w:rPr>
          <w:t xml:space="preserve">), </w:t>
        </w:r>
      </w:ins>
      <m:oMath>
        <m:sSub>
          <m:sSubPr>
            <m:ctrlPr>
              <w:ins w:id="443" w:author="Tyler Steven Coleman" w:date="2022-12-06T12:17:00Z">
                <w:rPr>
                  <w:rFonts w:ascii="Cambria Math" w:hAnsi="Cambria Math" w:cstheme="minorHAnsi"/>
                  <w:i/>
                  <w:iCs/>
                  <w:lang w:val="en-GB"/>
                </w:rPr>
              </w:ins>
            </m:ctrlPr>
          </m:sSubPr>
          <m:e>
            <m:r>
              <w:ins w:id="444" w:author="Tyler Steven Coleman" w:date="2022-12-06T12:17:00Z">
                <w:rPr>
                  <w:rFonts w:ascii="Cambria Math" w:hAnsi="Cambria Math" w:cstheme="minorHAnsi"/>
                </w:rPr>
                <m:t>μ</m:t>
              </w:ins>
            </m:r>
          </m:e>
          <m:sub>
            <m:r>
              <w:ins w:id="445" w:author="Tyler Steven Coleman" w:date="2022-12-06T12:17:00Z">
                <w:rPr>
                  <w:rFonts w:ascii="Cambria Math" w:hAnsi="Cambria Math" w:cstheme="minorHAnsi"/>
                  <w:lang w:val="en-GB"/>
                </w:rPr>
                <m:t>i</m:t>
              </w:ins>
            </m:r>
          </m:sub>
        </m:sSub>
      </m:oMath>
      <w:ins w:id="446" w:author="Tyler Steven Coleman" w:date="2022-12-06T12:17:00Z">
        <w:r w:rsidRPr="004472E2">
          <w:rPr>
            <w:rFonts w:eastAsiaTheme="minorEastAsia" w:cstheme="minorHAnsi"/>
            <w:iCs/>
            <w:lang w:val="en-GB"/>
          </w:rPr>
          <w:t xml:space="preserve"> is the expected value for that sample in </w:t>
        </w:r>
      </w:ins>
      <w:ins w:id="447" w:author="Tyler Steven Coleman" w:date="2022-12-06T12:18:00Z">
        <w:r>
          <w:rPr>
            <w:rFonts w:eastAsiaTheme="minorEastAsia" w:cstheme="minorHAnsi"/>
            <w:iCs/>
            <w:lang w:val="en-GB"/>
          </w:rPr>
          <w:t>block</w:t>
        </w:r>
      </w:ins>
      <w:ins w:id="448" w:author="Tyler Steven Coleman" w:date="2022-12-06T12:17:00Z">
        <w:r w:rsidRPr="004472E2">
          <w:rPr>
            <w:rFonts w:eastAsiaTheme="minorEastAsia" w:cstheme="minorHAnsi"/>
            <w:iCs/>
            <w:lang w:val="en-GB"/>
          </w:rPr>
          <w:t xml:space="preserve"> </w:t>
        </w:r>
      </w:ins>
      <m:oMath>
        <m:r>
          <w:ins w:id="449" w:author="Tyler Steven Coleman" w:date="2022-12-06T12:17:00Z">
            <w:rPr>
              <w:rFonts w:ascii="Cambria Math" w:eastAsiaTheme="minorEastAsia" w:hAnsi="Cambria Math" w:cstheme="minorHAnsi"/>
              <w:lang w:val="en-GB"/>
            </w:rPr>
            <m:t>i</m:t>
          </w:ins>
        </m:r>
      </m:oMath>
      <w:ins w:id="450" w:author="Tyler Steven Coleman" w:date="2022-12-06T12:17:00Z">
        <w:r w:rsidRPr="004472E2">
          <w:rPr>
            <w:rFonts w:eastAsiaTheme="minorEastAsia" w:cstheme="minorHAnsi"/>
            <w:iCs/>
            <w:lang w:val="en-GB"/>
          </w:rPr>
          <w:t xml:space="preserve">, and </w:t>
        </w:r>
      </w:ins>
      <m:oMath>
        <m:r>
          <w:ins w:id="451" w:author="Tyler Steven Coleman" w:date="2022-12-06T12:17:00Z">
            <w:rPr>
              <w:rFonts w:ascii="Cambria Math" w:hAnsi="Cambria Math" w:cstheme="minorHAnsi"/>
              <w:lang w:val="en-GB"/>
            </w:rPr>
            <m:t>k</m:t>
          </w:ins>
        </m:r>
      </m:oMath>
      <w:ins w:id="452" w:author="Tyler Steven Coleman" w:date="2022-12-06T12:17:00Z">
        <w:r w:rsidRPr="004472E2">
          <w:rPr>
            <w:rFonts w:eastAsiaTheme="minorEastAsia" w:cstheme="minorHAnsi"/>
            <w:iCs/>
            <w:lang w:val="en-GB"/>
          </w:rPr>
          <w:t xml:space="preserve"> is the </w:t>
        </w:r>
      </w:ins>
      <w:ins w:id="453" w:author="Tyler Steven Coleman" w:date="2022-12-06T12:18:00Z">
        <w:r>
          <w:rPr>
            <w:rFonts w:eastAsiaTheme="minorEastAsia" w:cstheme="minorHAnsi"/>
            <w:iCs/>
            <w:lang w:val="en-GB"/>
          </w:rPr>
          <w:t xml:space="preserve">negative binomial distribution’s </w:t>
        </w:r>
      </w:ins>
      <w:ins w:id="454" w:author="Tyler Steven Coleman" w:date="2022-12-06T12:17:00Z">
        <w:r w:rsidRPr="004472E2">
          <w:rPr>
            <w:rFonts w:eastAsiaTheme="minorEastAsia" w:cstheme="minorHAnsi"/>
            <w:iCs/>
            <w:lang w:val="en-GB"/>
          </w:rPr>
          <w:t xml:space="preserve">scaling parameter. </w:t>
        </w:r>
      </w:ins>
      <w:ins w:id="455" w:author="Tyler Steven Coleman" w:date="2022-12-06T12:35:00Z">
        <w:r w:rsidR="003D6FA4">
          <w:rPr>
            <w:rFonts w:eastAsiaTheme="minorEastAsia" w:cstheme="minorHAnsi"/>
            <w:iCs/>
            <w:lang w:val="en-GB"/>
          </w:rPr>
          <w:t xml:space="preserve">The ln </w:t>
        </w:r>
      </w:ins>
      <w:ins w:id="456" w:author="Tyler Steven Coleman" w:date="2022-12-06T12:17:00Z">
        <w:r>
          <w:rPr>
            <w:rFonts w:eastAsiaTheme="minorEastAsia" w:cstheme="minorHAnsi"/>
            <w:iCs/>
          </w:rPr>
          <w:t xml:space="preserve">transformed value of the expected </w:t>
        </w:r>
      </w:ins>
      <w:ins w:id="457" w:author="Tyler Steven Coleman" w:date="2022-12-06T12:35:00Z">
        <w:r w:rsidR="003D6FA4">
          <w:rPr>
            <w:rFonts w:eastAsiaTheme="minorEastAsia" w:cstheme="minorHAnsi"/>
            <w:iCs/>
          </w:rPr>
          <w:t>bird count</w:t>
        </w:r>
      </w:ins>
      <w:ins w:id="458" w:author="Tyler Steven Coleman" w:date="2022-12-06T12:17:00Z">
        <w:r>
          <w:rPr>
            <w:rFonts w:cstheme="minorHAnsi"/>
            <w:lang w:val="en-GB"/>
          </w:rPr>
          <w:t xml:space="preserve"> </w:t>
        </w:r>
      </w:ins>
      <w:ins w:id="459" w:author="Tyler Steven Coleman" w:date="2022-12-06T15:41:00Z">
        <w:r w:rsidR="008860B1">
          <w:rPr>
            <w:rFonts w:cstheme="minorHAnsi"/>
            <w:lang w:val="en-GB"/>
          </w:rPr>
          <w:t>(</w:t>
        </w:r>
      </w:ins>
      <m:oMath>
        <m:sSub>
          <m:sSubPr>
            <m:ctrlPr>
              <w:ins w:id="460" w:author="Tyler Steven Coleman" w:date="2022-12-06T12:17:00Z">
                <w:rPr>
                  <w:rFonts w:ascii="Cambria Math" w:hAnsi="Cambria Math" w:cstheme="minorHAnsi"/>
                  <w:i/>
                  <w:iCs/>
                  <w:lang w:val="en-GB"/>
                </w:rPr>
              </w:ins>
            </m:ctrlPr>
          </m:sSubPr>
          <m:e>
            <m:r>
              <w:ins w:id="461" w:author="Tyler Steven Coleman" w:date="2022-12-06T12:17:00Z">
                <w:rPr>
                  <w:rFonts w:ascii="Cambria Math" w:hAnsi="Cambria Math" w:cstheme="minorHAnsi"/>
                </w:rPr>
                <m:t>n</m:t>
              </w:ins>
            </m:r>
          </m:e>
          <m:sub>
            <m:r>
              <w:ins w:id="462" w:author="Tyler Steven Coleman" w:date="2022-12-06T12:17:00Z">
                <w:rPr>
                  <w:rFonts w:ascii="Cambria Math" w:hAnsi="Cambria Math" w:cstheme="minorHAnsi"/>
                  <w:lang w:val="en-GB"/>
                </w:rPr>
                <m:t>i</m:t>
              </w:ins>
            </m:r>
          </m:sub>
        </m:sSub>
      </m:oMath>
      <w:ins w:id="463" w:author="Tyler Steven Coleman" w:date="2022-12-09T00:14:00Z">
        <w:r w:rsidR="00971213">
          <w:rPr>
            <w:rFonts w:eastAsiaTheme="minorEastAsia" w:cstheme="minorHAnsi"/>
            <w:iCs/>
            <w:lang w:val="en-GB"/>
          </w:rPr>
          <w:t>;</w:t>
        </w:r>
      </w:ins>
      <w:ins w:id="464" w:author="Tyler Steven Coleman" w:date="2022-12-06T15:41:00Z">
        <w:r w:rsidR="008860B1">
          <w:rPr>
            <w:rFonts w:eastAsiaTheme="minorEastAsia" w:cstheme="minorHAnsi"/>
            <w:iCs/>
            <w:lang w:val="en-GB"/>
          </w:rPr>
          <w:t xml:space="preserve"> equation 4)</w:t>
        </w:r>
      </w:ins>
      <w:ins w:id="465" w:author="Tyler Steven Coleman" w:date="2022-12-06T15:40:00Z">
        <w:r w:rsidR="008860B1">
          <w:rPr>
            <w:rFonts w:eastAsiaTheme="minorEastAsia" w:cstheme="minorHAnsi"/>
            <w:iCs/>
            <w:lang w:val="en-GB"/>
          </w:rPr>
          <w:t xml:space="preserve"> </w:t>
        </w:r>
      </w:ins>
      <w:ins w:id="466" w:author="Tyler Steven Coleman" w:date="2022-12-06T12:17:00Z">
        <w:r>
          <w:rPr>
            <w:rFonts w:eastAsiaTheme="minorEastAsia" w:cstheme="minorHAnsi"/>
            <w:iCs/>
            <w:lang w:val="en-GB"/>
          </w:rPr>
          <w:t xml:space="preserve">in </w:t>
        </w:r>
      </w:ins>
      <w:ins w:id="467" w:author="Tyler Steven Coleman" w:date="2022-12-06T12:46:00Z">
        <w:r w:rsidR="005018CA">
          <w:rPr>
            <w:rFonts w:eastAsiaTheme="minorEastAsia" w:cstheme="minorHAnsi"/>
            <w:iCs/>
            <w:lang w:val="en-GB"/>
          </w:rPr>
          <w:t>block</w:t>
        </w:r>
      </w:ins>
      <w:ins w:id="468" w:author="Tyler Steven Coleman" w:date="2022-12-06T12:17:00Z">
        <w:r>
          <w:rPr>
            <w:rFonts w:eastAsiaTheme="minorEastAsia" w:cstheme="minorHAnsi"/>
            <w:iCs/>
            <w:lang w:val="en-GB"/>
          </w:rPr>
          <w:t xml:space="preserve"> </w:t>
        </w:r>
      </w:ins>
      <m:oMath>
        <m:r>
          <w:ins w:id="469" w:author="Tyler Steven Coleman" w:date="2022-12-06T12:17:00Z">
            <w:rPr>
              <w:rFonts w:ascii="Cambria Math" w:eastAsiaTheme="minorEastAsia" w:hAnsi="Cambria Math" w:cstheme="minorHAnsi"/>
              <w:lang w:val="en-GB"/>
            </w:rPr>
            <m:t>i</m:t>
          </w:ins>
        </m:r>
      </m:oMath>
      <w:ins w:id="470" w:author="Tyler Steven Coleman" w:date="2022-12-06T12:17:00Z">
        <w:r>
          <w:rPr>
            <w:rFonts w:eastAsiaTheme="minorEastAsia" w:cstheme="minorHAnsi"/>
            <w:iCs/>
            <w:lang w:val="en-GB"/>
          </w:rPr>
          <w:t xml:space="preserve"> is a linear function of the predictors, i.e.,</w:t>
        </w:r>
      </w:ins>
    </w:p>
    <w:p w14:paraId="651B7113" w14:textId="7E8F9E07" w:rsidR="00AB1BB9" w:rsidRPr="00E719BE" w:rsidRDefault="00AB1BB9" w:rsidP="00AB1BB9">
      <w:pPr>
        <w:snapToGrid w:val="0"/>
        <w:spacing w:line="480" w:lineRule="auto"/>
        <w:jc w:val="center"/>
        <w:rPr>
          <w:ins w:id="471" w:author="Tyler Steven Coleman" w:date="2022-12-06T12:14:00Z"/>
          <w:rFonts w:cstheme="minorHAnsi"/>
          <w:i/>
          <w:iCs/>
          <w:lang w:val="en-GB"/>
        </w:rPr>
      </w:pPr>
      <m:oMath>
        <m:sSub>
          <m:sSubPr>
            <m:ctrlPr>
              <w:ins w:id="472" w:author="Tyler Steven Coleman" w:date="2022-12-06T12:14:00Z">
                <w:rPr>
                  <w:rFonts w:ascii="Cambria Math" w:hAnsi="Cambria Math" w:cstheme="minorHAnsi"/>
                  <w:i/>
                  <w:iCs/>
                  <w:lang w:val="en-GB"/>
                </w:rPr>
              </w:ins>
            </m:ctrlPr>
          </m:sSubPr>
          <m:e>
            <m:r>
              <w:ins w:id="473" w:author="Tyler Steven Coleman" w:date="2022-12-06T12:14:00Z">
                <w:rPr>
                  <w:rFonts w:ascii="Cambria Math" w:hAnsi="Cambria Math" w:cstheme="minorHAnsi"/>
                </w:rPr>
                <m:t>n</m:t>
              </w:ins>
            </m:r>
          </m:e>
          <m:sub>
            <m:r>
              <w:ins w:id="474" w:author="Tyler Steven Coleman" w:date="2022-12-06T12:14:00Z">
                <w:rPr>
                  <w:rFonts w:ascii="Cambria Math" w:hAnsi="Cambria Math" w:cstheme="minorHAnsi"/>
                  <w:lang w:val="en-GB"/>
                </w:rPr>
                <m:t>i</m:t>
              </w:ins>
            </m:r>
          </m:sub>
        </m:sSub>
        <m:r>
          <w:ins w:id="475" w:author="Tyler Steven Coleman" w:date="2022-12-06T12:14:00Z">
            <w:rPr>
              <w:rFonts w:ascii="Cambria Math" w:hAnsi="Cambria Math" w:cstheme="minorHAnsi"/>
              <w:lang w:val="en-GB"/>
            </w:rPr>
            <m:t>~</m:t>
          </w:ins>
        </m:r>
        <m:sSub>
          <m:sSubPr>
            <m:ctrlPr>
              <w:ins w:id="476" w:author="Tyler Steven Coleman" w:date="2022-12-06T12:14:00Z">
                <w:rPr>
                  <w:rFonts w:ascii="Cambria Math" w:hAnsi="Cambria Math" w:cstheme="minorHAnsi"/>
                  <w:i/>
                  <w:iCs/>
                </w:rPr>
              </w:ins>
            </m:ctrlPr>
          </m:sSubPr>
          <m:e>
            <m:r>
              <w:ins w:id="477" w:author="Tyler Steven Coleman" w:date="2022-12-06T12:14:00Z">
                <w:rPr>
                  <w:rFonts w:ascii="Cambria Math" w:hAnsi="Cambria Math" w:cstheme="minorHAnsi"/>
                </w:rPr>
                <m:t>β</m:t>
              </w:ins>
            </m:r>
          </m:e>
          <m:sub>
            <m:r>
              <w:ins w:id="478" w:author="Tyler Steven Coleman" w:date="2022-12-06T12:14:00Z">
                <w:rPr>
                  <w:rFonts w:ascii="Cambria Math" w:hAnsi="Cambria Math" w:cstheme="minorHAnsi"/>
                </w:rPr>
                <m:t>0</m:t>
              </w:ins>
            </m:r>
          </m:sub>
        </m:sSub>
        <m:r>
          <w:ins w:id="479" w:author="Tyler Steven Coleman" w:date="2022-12-06T12:14:00Z">
            <w:rPr>
              <w:rFonts w:ascii="Cambria Math" w:hAnsi="Cambria Math" w:cstheme="minorHAnsi"/>
            </w:rPr>
            <m:t>+</m:t>
          </w:ins>
        </m:r>
        <m:sSub>
          <m:sSubPr>
            <m:ctrlPr>
              <w:ins w:id="480" w:author="Tyler Steven Coleman" w:date="2022-12-06T12:14:00Z">
                <w:rPr>
                  <w:rFonts w:ascii="Cambria Math" w:hAnsi="Cambria Math" w:cstheme="minorHAnsi"/>
                  <w:i/>
                  <w:iCs/>
                </w:rPr>
              </w:ins>
            </m:ctrlPr>
          </m:sSubPr>
          <m:e>
            <m:r>
              <w:ins w:id="481" w:author="Tyler Steven Coleman" w:date="2022-12-06T12:14:00Z">
                <w:rPr>
                  <w:rFonts w:ascii="Cambria Math" w:hAnsi="Cambria Math" w:cstheme="minorHAnsi"/>
                </w:rPr>
                <m:t>β</m:t>
              </w:ins>
            </m:r>
          </m:e>
          <m:sub>
            <m:r>
              <w:ins w:id="482" w:author="Tyler Steven Coleman" w:date="2022-12-06T12:14:00Z">
                <w:rPr>
                  <w:rFonts w:ascii="Cambria Math" w:hAnsi="Cambria Math" w:cstheme="minorHAnsi"/>
                </w:rPr>
                <m:t>1</m:t>
              </w:ins>
            </m:r>
          </m:sub>
        </m:sSub>
        <m:sSub>
          <m:sSubPr>
            <m:ctrlPr>
              <w:ins w:id="483" w:author="Tyler Steven Coleman" w:date="2022-12-06T12:14:00Z">
                <w:rPr>
                  <w:rFonts w:ascii="Cambria Math" w:hAnsi="Cambria Math" w:cstheme="minorHAnsi"/>
                  <w:i/>
                  <w:iCs/>
                  <w:lang w:val="en-GB"/>
                </w:rPr>
              </w:ins>
            </m:ctrlPr>
          </m:sSubPr>
          <m:e>
            <m:r>
              <w:ins w:id="484" w:author="Tyler Steven Coleman" w:date="2022-12-06T12:14:00Z">
                <w:rPr>
                  <w:rFonts w:ascii="Cambria Math" w:hAnsi="Cambria Math" w:cstheme="minorHAnsi"/>
                </w:rPr>
                <m:t>trea</m:t>
              </w:ins>
            </m:r>
            <m:r>
              <w:ins w:id="485" w:author="Tyler Steven Coleman" w:date="2022-12-06T12:14:00Z">
                <w:rPr>
                  <w:rFonts w:ascii="Cambria Math" w:hAnsi="Cambria Math" w:cstheme="minorHAnsi"/>
                </w:rPr>
                <m:t>t</m:t>
              </w:ins>
            </m:r>
          </m:e>
          <m:sub>
            <m:r>
              <w:ins w:id="486" w:author="Tyler Steven Coleman" w:date="2022-12-06T12:14:00Z">
                <w:rPr>
                  <w:rFonts w:ascii="Cambria Math" w:hAnsi="Cambria Math" w:cstheme="minorHAnsi"/>
                  <w:lang w:val="en-GB"/>
                </w:rPr>
                <m:t>i</m:t>
              </w:ins>
            </m:r>
          </m:sub>
        </m:sSub>
        <m:r>
          <w:ins w:id="487" w:author="Tyler Steven Coleman" w:date="2022-12-06T12:14:00Z">
            <w:rPr>
              <w:rFonts w:ascii="Cambria Math" w:hAnsi="Cambria Math" w:cstheme="minorHAnsi"/>
              <w:lang w:val="en-GB"/>
            </w:rPr>
            <m:t>+</m:t>
          </w:ins>
        </m:r>
        <m:sSub>
          <m:sSubPr>
            <m:ctrlPr>
              <w:ins w:id="488" w:author="Tyler Steven Coleman" w:date="2022-12-06T12:14:00Z">
                <w:rPr>
                  <w:rFonts w:ascii="Cambria Math" w:hAnsi="Cambria Math" w:cstheme="minorHAnsi"/>
                  <w:i/>
                  <w:iCs/>
                </w:rPr>
              </w:ins>
            </m:ctrlPr>
          </m:sSubPr>
          <m:e>
            <m:r>
              <w:ins w:id="489" w:author="Tyler Steven Coleman" w:date="2022-12-06T12:14:00Z">
                <w:rPr>
                  <w:rFonts w:ascii="Cambria Math" w:hAnsi="Cambria Math" w:cstheme="minorHAnsi"/>
                </w:rPr>
                <m:t>b</m:t>
              </w:ins>
            </m:r>
          </m:e>
          <m:sub>
            <m:r>
              <w:ins w:id="490" w:author="Tyler Steven Coleman" w:date="2022-12-06T12:14:00Z">
                <w:rPr>
                  <w:rFonts w:ascii="Cambria Math" w:hAnsi="Cambria Math" w:cstheme="minorHAnsi"/>
                </w:rPr>
                <m:t>i</m:t>
              </w:ins>
            </m:r>
          </m:sub>
        </m:sSub>
        <m:r>
          <w:ins w:id="491" w:author="Tyler Steven Coleman" w:date="2022-12-06T12:14:00Z">
            <m:rPr>
              <m:scr m:val="script"/>
            </m:rPr>
            <w:rPr>
              <w:rFonts w:ascii="Cambria Math" w:hAnsi="Cambria Math" w:cstheme="minorHAnsi"/>
            </w:rPr>
            <m:t>~N</m:t>
          </w:ins>
        </m:r>
        <m:d>
          <m:dPr>
            <m:ctrlPr>
              <w:ins w:id="492" w:author="Tyler Steven Coleman" w:date="2022-12-06T12:14:00Z">
                <w:rPr>
                  <w:rFonts w:ascii="Cambria Math" w:hAnsi="Cambria Math" w:cstheme="minorHAnsi"/>
                  <w:i/>
                  <w:iCs/>
                </w:rPr>
              </w:ins>
            </m:ctrlPr>
          </m:dPr>
          <m:e>
            <m:r>
              <w:ins w:id="493" w:author="Tyler Steven Coleman" w:date="2022-12-06T12:14:00Z">
                <w:rPr>
                  <w:rFonts w:ascii="Cambria Math" w:hAnsi="Cambria Math" w:cstheme="minorHAnsi"/>
                </w:rPr>
                <m:t xml:space="preserve"> </m:t>
              </w:ins>
            </m:r>
            <m:sSub>
              <m:sSubPr>
                <m:ctrlPr>
                  <w:ins w:id="494" w:author="Tyler Steven Coleman" w:date="2022-12-06T12:14:00Z">
                    <w:rPr>
                      <w:rFonts w:ascii="Cambria Math" w:hAnsi="Cambria Math" w:cstheme="minorHAnsi"/>
                      <w:i/>
                      <w:iCs/>
                    </w:rPr>
                  </w:ins>
                </m:ctrlPr>
              </m:sSubPr>
              <m:e>
                <m:r>
                  <w:ins w:id="495" w:author="Tyler Steven Coleman" w:date="2022-12-06T12:14:00Z">
                    <w:rPr>
                      <w:rFonts w:ascii="Cambria Math" w:hAnsi="Cambria Math" w:cstheme="minorHAnsi"/>
                    </w:rPr>
                    <m:t>μ</m:t>
                  </w:ins>
                </m:r>
              </m:e>
              <m:sub>
                <m:r>
                  <w:ins w:id="496" w:author="Tyler Steven Coleman" w:date="2022-12-06T12:14:00Z">
                    <w:rPr>
                      <w:rFonts w:ascii="Cambria Math" w:hAnsi="Cambria Math" w:cstheme="minorHAnsi"/>
                    </w:rPr>
                    <m:t>i</m:t>
                  </w:ins>
                </m:r>
              </m:sub>
            </m:sSub>
            <m:r>
              <w:ins w:id="497" w:author="Tyler Steven Coleman" w:date="2022-12-06T12:14:00Z">
                <w:rPr>
                  <w:rFonts w:ascii="Cambria Math" w:hAnsi="Cambria Math" w:cstheme="minorHAnsi"/>
                </w:rPr>
                <m:t xml:space="preserve"> , </m:t>
              </w:ins>
            </m:r>
            <m:sSup>
              <m:sSupPr>
                <m:ctrlPr>
                  <w:ins w:id="498" w:author="Tyler Steven Coleman" w:date="2022-12-06T12:14:00Z">
                    <w:rPr>
                      <w:rFonts w:ascii="Cambria Math" w:hAnsi="Cambria Math" w:cstheme="minorHAnsi"/>
                      <w:i/>
                      <w:iCs/>
                    </w:rPr>
                  </w:ins>
                </m:ctrlPr>
              </m:sSupPr>
              <m:e>
                <m:r>
                  <w:ins w:id="499" w:author="Tyler Steven Coleman" w:date="2022-12-06T12:14:00Z">
                    <w:rPr>
                      <w:rFonts w:ascii="Cambria Math" w:hAnsi="Cambria Math" w:cstheme="minorHAnsi"/>
                    </w:rPr>
                    <m:t>σ</m:t>
                  </w:ins>
                </m:r>
              </m:e>
              <m:sup>
                <m:r>
                  <w:ins w:id="500" w:author="Tyler Steven Coleman" w:date="2022-12-06T12:14:00Z">
                    <w:rPr>
                      <w:rFonts w:ascii="Cambria Math" w:hAnsi="Cambria Math" w:cstheme="minorHAnsi"/>
                    </w:rPr>
                    <m:t>2</m:t>
                  </w:ins>
                </m:r>
              </m:sup>
            </m:sSup>
          </m:e>
        </m:d>
        <m:r>
          <w:ins w:id="501" w:author="Tyler Steven Coleman" w:date="2022-12-06T12:14:00Z">
            <w:rPr>
              <w:rFonts w:ascii="Cambria Math" w:hAnsi="Cambria Math" w:cstheme="minorHAnsi"/>
            </w:rPr>
            <m:t xml:space="preserve"> </m:t>
          </w:ins>
        </m:r>
      </m:oMath>
      <w:ins w:id="502" w:author="Tyler Steven Coleman" w:date="2022-12-06T12:14:00Z">
        <w:r>
          <w:rPr>
            <w:rFonts w:eastAsiaTheme="minorEastAsia" w:cstheme="minorHAnsi"/>
            <w:i/>
            <w:iCs/>
          </w:rPr>
          <w:tab/>
        </w:r>
        <w:r>
          <w:rPr>
            <w:rFonts w:eastAsiaTheme="minorEastAsia" w:cstheme="minorHAnsi"/>
            <w:i/>
            <w:iCs/>
          </w:rPr>
          <w:tab/>
        </w:r>
        <w:r>
          <w:rPr>
            <w:rFonts w:eastAsiaTheme="minorEastAsia" w:cstheme="minorHAnsi"/>
            <w:i/>
            <w:iCs/>
          </w:rPr>
          <w:tab/>
        </w:r>
        <w:r w:rsidRPr="004472E2">
          <w:rPr>
            <w:rFonts w:cstheme="minorHAnsi"/>
            <w:i/>
            <w:iCs/>
            <w:lang w:val="en-GB"/>
          </w:rPr>
          <w:t xml:space="preserve">(eq. </w:t>
        </w:r>
      </w:ins>
      <w:ins w:id="503" w:author="Tyler Steven Coleman" w:date="2022-12-06T12:16:00Z">
        <w:r>
          <w:rPr>
            <w:rFonts w:cstheme="minorHAnsi"/>
            <w:i/>
            <w:iCs/>
            <w:lang w:val="en-GB"/>
          </w:rPr>
          <w:t>4</w:t>
        </w:r>
      </w:ins>
      <w:ins w:id="504" w:author="Tyler Steven Coleman" w:date="2022-12-06T12:14:00Z">
        <w:r w:rsidRPr="004472E2">
          <w:rPr>
            <w:rFonts w:cstheme="minorHAnsi"/>
            <w:i/>
            <w:iCs/>
            <w:lang w:val="en-GB"/>
          </w:rPr>
          <w:t>)</w:t>
        </w:r>
      </w:ins>
    </w:p>
    <w:p w14:paraId="0EA63992" w14:textId="49F4F66B" w:rsidR="001841CE" w:rsidDel="003D6FA4" w:rsidRDefault="00AB1BB9" w:rsidP="00AB1BB9">
      <w:pPr>
        <w:snapToGrid w:val="0"/>
        <w:spacing w:line="480" w:lineRule="auto"/>
        <w:rPr>
          <w:del w:id="505" w:author="Tyler Steven Coleman" w:date="2022-12-06T12:40:00Z"/>
          <w:lang w:val="en-GB"/>
        </w:rPr>
        <w:pPrChange w:id="506" w:author="Tyler Steven Coleman" w:date="2022-12-06T12:13:00Z">
          <w:pPr>
            <w:snapToGrid w:val="0"/>
            <w:spacing w:line="480" w:lineRule="auto"/>
            <w:ind w:firstLine="720"/>
          </w:pPr>
        </w:pPrChange>
      </w:pPr>
      <w:ins w:id="507" w:author="Tyler Steven Coleman" w:date="2022-12-06T12:14:00Z">
        <w:r>
          <w:rPr>
            <w:rFonts w:cstheme="minorHAnsi"/>
            <w:lang w:val="en-GB"/>
          </w:rPr>
          <w:t xml:space="preserve">where </w:t>
        </w:r>
      </w:ins>
      <m:oMath>
        <m:sSub>
          <m:sSubPr>
            <m:ctrlPr>
              <w:ins w:id="508" w:author="Tyler Steven Coleman" w:date="2022-12-06T12:14:00Z">
                <w:rPr>
                  <w:rFonts w:ascii="Cambria Math" w:hAnsi="Cambria Math" w:cstheme="minorHAnsi"/>
                  <w:i/>
                  <w:iCs/>
                </w:rPr>
              </w:ins>
            </m:ctrlPr>
          </m:sSubPr>
          <m:e>
            <m:r>
              <w:ins w:id="509" w:author="Tyler Steven Coleman" w:date="2022-12-06T12:14:00Z">
                <w:rPr>
                  <w:rFonts w:ascii="Cambria Math" w:hAnsi="Cambria Math" w:cstheme="minorHAnsi"/>
                </w:rPr>
                <m:t>β</m:t>
              </w:ins>
            </m:r>
          </m:e>
          <m:sub>
            <m:r>
              <w:ins w:id="510" w:author="Tyler Steven Coleman" w:date="2022-12-06T12:14:00Z">
                <w:rPr>
                  <w:rFonts w:ascii="Cambria Math" w:hAnsi="Cambria Math" w:cstheme="minorHAnsi"/>
                </w:rPr>
                <m:t>0</m:t>
              </w:ins>
            </m:r>
          </m:sub>
        </m:sSub>
      </m:oMath>
      <w:ins w:id="511" w:author="Tyler Steven Coleman" w:date="2022-12-06T12:14:00Z">
        <w:r>
          <w:rPr>
            <w:rFonts w:eastAsiaTheme="minorEastAsia" w:cstheme="minorHAnsi"/>
            <w:iCs/>
          </w:rPr>
          <w:t xml:space="preserve"> is the intercept value, </w:t>
        </w:r>
      </w:ins>
      <m:oMath>
        <m:sSub>
          <m:sSubPr>
            <m:ctrlPr>
              <w:ins w:id="512" w:author="Tyler Steven Coleman" w:date="2022-12-06T12:14:00Z">
                <w:rPr>
                  <w:rFonts w:ascii="Cambria Math" w:hAnsi="Cambria Math" w:cstheme="minorHAnsi"/>
                  <w:i/>
                  <w:iCs/>
                </w:rPr>
              </w:ins>
            </m:ctrlPr>
          </m:sSubPr>
          <m:e>
            <m:r>
              <w:ins w:id="513" w:author="Tyler Steven Coleman" w:date="2022-12-06T12:14:00Z">
                <w:rPr>
                  <w:rFonts w:ascii="Cambria Math" w:hAnsi="Cambria Math" w:cstheme="minorHAnsi"/>
                </w:rPr>
                <m:t>β</m:t>
              </w:ins>
            </m:r>
          </m:e>
          <m:sub>
            <m:r>
              <w:ins w:id="514" w:author="Tyler Steven Coleman" w:date="2022-12-06T12:14:00Z">
                <w:rPr>
                  <w:rFonts w:ascii="Cambria Math" w:hAnsi="Cambria Math" w:cstheme="minorHAnsi"/>
                </w:rPr>
                <m:t>1</m:t>
              </w:ins>
            </m:r>
          </m:sub>
        </m:sSub>
      </m:oMath>
      <w:ins w:id="515" w:author="Tyler Steven Coleman" w:date="2022-12-06T12:14:00Z">
        <w:r>
          <w:rPr>
            <w:rFonts w:eastAsiaTheme="minorEastAsia" w:cstheme="minorHAnsi"/>
            <w:iCs/>
          </w:rPr>
          <w:t xml:space="preserve"> </w:t>
        </w:r>
      </w:ins>
      <w:ins w:id="516" w:author="Tyler Steven Coleman" w:date="2022-12-06T12:35:00Z">
        <w:r w:rsidR="003D6FA4">
          <w:rPr>
            <w:rFonts w:eastAsiaTheme="minorEastAsia" w:cstheme="minorHAnsi"/>
            <w:iCs/>
          </w:rPr>
          <w:t>is</w:t>
        </w:r>
      </w:ins>
      <w:ins w:id="517" w:author="Tyler Steven Coleman" w:date="2022-12-06T12:36:00Z">
        <w:r w:rsidR="003D6FA4">
          <w:rPr>
            <w:rFonts w:eastAsiaTheme="minorEastAsia" w:cstheme="minorHAnsi"/>
            <w:iCs/>
          </w:rPr>
          <w:t xml:space="preserve"> </w:t>
        </w:r>
      </w:ins>
      <w:ins w:id="518" w:author="Tyler Steven Coleman" w:date="2022-12-06T12:14:00Z">
        <w:r>
          <w:rPr>
            <w:rFonts w:eastAsiaTheme="minorEastAsia" w:cstheme="minorHAnsi"/>
            <w:iCs/>
          </w:rPr>
          <w:t xml:space="preserve">the </w:t>
        </w:r>
      </w:ins>
      <w:ins w:id="519" w:author="Tyler Steven Coleman" w:date="2022-12-06T12:21:00Z">
        <w:r>
          <w:rPr>
            <w:rFonts w:eastAsiaTheme="minorEastAsia" w:cstheme="minorHAnsi"/>
            <w:iCs/>
          </w:rPr>
          <w:t xml:space="preserve">parameter </w:t>
        </w:r>
      </w:ins>
      <w:ins w:id="520" w:author="Tyler Steven Coleman" w:date="2022-12-06T12:14:00Z">
        <w:r>
          <w:rPr>
            <w:rFonts w:eastAsiaTheme="minorEastAsia" w:cstheme="minorHAnsi"/>
            <w:iCs/>
          </w:rPr>
          <w:t xml:space="preserve">estimate, </w:t>
        </w:r>
      </w:ins>
      <m:oMath>
        <m:sSub>
          <m:sSubPr>
            <m:ctrlPr>
              <w:ins w:id="521" w:author="Tyler Steven Coleman" w:date="2022-12-06T12:14:00Z">
                <w:rPr>
                  <w:rFonts w:ascii="Cambria Math" w:hAnsi="Cambria Math" w:cstheme="minorHAnsi"/>
                  <w:i/>
                  <w:iCs/>
                  <w:lang w:val="en-GB"/>
                </w:rPr>
              </w:ins>
            </m:ctrlPr>
          </m:sSubPr>
          <m:e>
            <m:r>
              <w:ins w:id="522" w:author="Tyler Steven Coleman" w:date="2022-12-06T12:14:00Z">
                <w:rPr>
                  <w:rFonts w:ascii="Cambria Math" w:hAnsi="Cambria Math" w:cstheme="minorHAnsi"/>
                </w:rPr>
                <m:t>treat</m:t>
              </w:ins>
            </m:r>
          </m:e>
          <m:sub>
            <m:r>
              <w:ins w:id="523" w:author="Tyler Steven Coleman" w:date="2022-12-06T12:14:00Z">
                <w:rPr>
                  <w:rFonts w:ascii="Cambria Math" w:hAnsi="Cambria Math" w:cstheme="minorHAnsi"/>
                  <w:lang w:val="en-GB"/>
                </w:rPr>
                <m:t>i</m:t>
              </w:ins>
            </m:r>
          </m:sub>
        </m:sSub>
      </m:oMath>
      <w:ins w:id="524" w:author="Tyler Steven Coleman" w:date="2022-12-06T12:14:00Z">
        <w:r>
          <w:rPr>
            <w:rFonts w:eastAsiaTheme="minorEastAsia" w:cstheme="minorHAnsi"/>
            <w:iCs/>
            <w:lang w:val="en-GB"/>
          </w:rPr>
          <w:t xml:space="preserve"> is the treatment variable for </w:t>
        </w:r>
      </w:ins>
      <w:ins w:id="525" w:author="Tyler Steven Coleman" w:date="2022-12-06T12:36:00Z">
        <w:r w:rsidR="003D6FA4">
          <w:rPr>
            <w:rFonts w:eastAsiaTheme="minorEastAsia" w:cstheme="minorHAnsi"/>
            <w:iCs/>
            <w:lang w:val="en-GB"/>
          </w:rPr>
          <w:t>block</w:t>
        </w:r>
      </w:ins>
      <w:ins w:id="526" w:author="Tyler Steven Coleman" w:date="2022-12-06T12:14:00Z">
        <w:r>
          <w:rPr>
            <w:rFonts w:eastAsiaTheme="minorEastAsia" w:cstheme="minorHAnsi"/>
            <w:iCs/>
            <w:lang w:val="en-GB"/>
          </w:rPr>
          <w:t xml:space="preserve"> </w:t>
        </w:r>
      </w:ins>
      <m:oMath>
        <m:r>
          <w:ins w:id="527" w:author="Tyler Steven Coleman" w:date="2022-12-06T12:14:00Z">
            <w:rPr>
              <w:rFonts w:ascii="Cambria Math" w:eastAsiaTheme="minorEastAsia" w:hAnsi="Cambria Math" w:cstheme="minorHAnsi"/>
              <w:lang w:val="en-GB"/>
            </w:rPr>
            <m:t>i</m:t>
          </w:ins>
        </m:r>
      </m:oMath>
      <w:ins w:id="528" w:author="Tyler Steven Coleman" w:date="2022-12-06T12:14:00Z">
        <w:r>
          <w:rPr>
            <w:rFonts w:eastAsiaTheme="minorEastAsia" w:cstheme="minorHAnsi"/>
            <w:iCs/>
            <w:lang w:val="en-GB"/>
          </w:rPr>
          <w:t xml:space="preserve">, and </w:t>
        </w:r>
      </w:ins>
      <m:oMath>
        <m:sSub>
          <m:sSubPr>
            <m:ctrlPr>
              <w:ins w:id="529" w:author="Tyler Steven Coleman" w:date="2022-12-06T12:14:00Z">
                <w:rPr>
                  <w:rFonts w:ascii="Cambria Math" w:hAnsi="Cambria Math" w:cstheme="minorHAnsi"/>
                  <w:i/>
                  <w:iCs/>
                </w:rPr>
              </w:ins>
            </m:ctrlPr>
          </m:sSubPr>
          <m:e>
            <m:r>
              <w:ins w:id="530" w:author="Tyler Steven Coleman" w:date="2022-12-06T12:14:00Z">
                <w:rPr>
                  <w:rFonts w:ascii="Cambria Math" w:hAnsi="Cambria Math" w:cstheme="minorHAnsi"/>
                </w:rPr>
                <m:t>b</m:t>
              </w:ins>
            </m:r>
          </m:e>
          <m:sub>
            <m:r>
              <w:ins w:id="531" w:author="Tyler Steven Coleman" w:date="2022-12-06T12:14:00Z">
                <w:rPr>
                  <w:rFonts w:ascii="Cambria Math" w:hAnsi="Cambria Math" w:cstheme="minorHAnsi"/>
                </w:rPr>
                <m:t>i</m:t>
              </w:ins>
            </m:r>
          </m:sub>
        </m:sSub>
        <m:r>
          <w:ins w:id="532" w:author="Tyler Steven Coleman" w:date="2022-12-06T12:14:00Z">
            <m:rPr>
              <m:scr m:val="script"/>
            </m:rPr>
            <w:rPr>
              <w:rFonts w:ascii="Cambria Math" w:hAnsi="Cambria Math" w:cstheme="minorHAnsi"/>
            </w:rPr>
            <m:t>~N</m:t>
          </w:ins>
        </m:r>
        <m:d>
          <m:dPr>
            <m:ctrlPr>
              <w:ins w:id="533" w:author="Tyler Steven Coleman" w:date="2022-12-06T12:14:00Z">
                <w:rPr>
                  <w:rFonts w:ascii="Cambria Math" w:hAnsi="Cambria Math" w:cstheme="minorHAnsi"/>
                  <w:i/>
                  <w:iCs/>
                </w:rPr>
              </w:ins>
            </m:ctrlPr>
          </m:dPr>
          <m:e>
            <m:sSub>
              <m:sSubPr>
                <m:ctrlPr>
                  <w:ins w:id="534" w:author="Tyler Steven Coleman" w:date="2022-12-06T12:14:00Z">
                    <w:rPr>
                      <w:rFonts w:ascii="Cambria Math" w:hAnsi="Cambria Math" w:cstheme="minorHAnsi"/>
                      <w:i/>
                      <w:iCs/>
                    </w:rPr>
                  </w:ins>
                </m:ctrlPr>
              </m:sSubPr>
              <m:e>
                <m:r>
                  <w:ins w:id="535" w:author="Tyler Steven Coleman" w:date="2022-12-06T12:14:00Z">
                    <w:rPr>
                      <w:rFonts w:ascii="Cambria Math" w:hAnsi="Cambria Math" w:cstheme="minorHAnsi"/>
                    </w:rPr>
                    <m:t>μ</m:t>
                  </w:ins>
                </m:r>
              </m:e>
              <m:sub>
                <m:r>
                  <w:ins w:id="536" w:author="Tyler Steven Coleman" w:date="2022-12-06T12:14:00Z">
                    <w:rPr>
                      <w:rFonts w:ascii="Cambria Math" w:hAnsi="Cambria Math" w:cstheme="minorHAnsi"/>
                    </w:rPr>
                    <m:t>i</m:t>
                  </w:ins>
                </m:r>
              </m:sub>
            </m:sSub>
            <m:r>
              <w:ins w:id="537" w:author="Tyler Steven Coleman" w:date="2022-12-06T12:14:00Z">
                <w:rPr>
                  <w:rFonts w:ascii="Cambria Math" w:hAnsi="Cambria Math" w:cstheme="minorHAnsi"/>
                </w:rPr>
                <m:t xml:space="preserve"> , </m:t>
              </w:ins>
            </m:r>
            <m:sSup>
              <m:sSupPr>
                <m:ctrlPr>
                  <w:ins w:id="538" w:author="Tyler Steven Coleman" w:date="2022-12-06T12:14:00Z">
                    <w:rPr>
                      <w:rFonts w:ascii="Cambria Math" w:hAnsi="Cambria Math" w:cstheme="minorHAnsi"/>
                      <w:i/>
                      <w:iCs/>
                    </w:rPr>
                  </w:ins>
                </m:ctrlPr>
              </m:sSupPr>
              <m:e>
                <m:r>
                  <w:ins w:id="539" w:author="Tyler Steven Coleman" w:date="2022-12-06T12:14:00Z">
                    <w:rPr>
                      <w:rFonts w:ascii="Cambria Math" w:hAnsi="Cambria Math" w:cstheme="minorHAnsi"/>
                    </w:rPr>
                    <m:t>σ</m:t>
                  </w:ins>
                </m:r>
              </m:e>
              <m:sup>
                <m:r>
                  <w:ins w:id="540" w:author="Tyler Steven Coleman" w:date="2022-12-06T12:14:00Z">
                    <w:rPr>
                      <w:rFonts w:ascii="Cambria Math" w:hAnsi="Cambria Math" w:cstheme="minorHAnsi"/>
                    </w:rPr>
                    <m:t>2</m:t>
                  </w:ins>
                </m:r>
              </m:sup>
            </m:sSup>
          </m:e>
        </m:d>
      </m:oMath>
      <w:ins w:id="541" w:author="Tyler Steven Coleman" w:date="2022-12-06T12:14:00Z">
        <w:r>
          <w:rPr>
            <w:rFonts w:eastAsiaTheme="minorEastAsia" w:cstheme="minorHAnsi"/>
            <w:iCs/>
          </w:rPr>
          <w:t xml:space="preserve"> is a random-effects intercept for each </w:t>
        </w:r>
      </w:ins>
      <w:ins w:id="542" w:author="Tyler Steven Coleman" w:date="2022-12-06T12:36:00Z">
        <w:r w:rsidR="003D6FA4">
          <w:rPr>
            <w:rFonts w:eastAsiaTheme="minorEastAsia" w:cstheme="minorHAnsi"/>
            <w:iCs/>
          </w:rPr>
          <w:t>bl</w:t>
        </w:r>
      </w:ins>
      <w:ins w:id="543" w:author="Tyler Steven Coleman" w:date="2022-12-06T12:37:00Z">
        <w:r w:rsidR="003D6FA4">
          <w:rPr>
            <w:rFonts w:eastAsiaTheme="minorEastAsia" w:cstheme="minorHAnsi"/>
            <w:iCs/>
          </w:rPr>
          <w:t>ock</w:t>
        </w:r>
      </w:ins>
      <w:ins w:id="544" w:author="Tyler Steven Coleman" w:date="2022-12-06T12:14:00Z">
        <w:r>
          <w:rPr>
            <w:rFonts w:eastAsiaTheme="minorEastAsia" w:cstheme="minorHAnsi"/>
            <w:iCs/>
          </w:rPr>
          <w:t xml:space="preserve"> </w:t>
        </w:r>
      </w:ins>
      <m:oMath>
        <m:r>
          <w:ins w:id="545" w:author="Tyler Steven Coleman" w:date="2022-12-06T12:14:00Z">
            <w:rPr>
              <w:rFonts w:ascii="Cambria Math" w:eastAsiaTheme="minorEastAsia" w:hAnsi="Cambria Math" w:cstheme="minorHAnsi"/>
              <w:lang w:val="en-GB"/>
            </w:rPr>
            <m:t>i</m:t>
          </w:ins>
        </m:r>
      </m:oMath>
      <w:ins w:id="546" w:author="Tyler Steven Coleman" w:date="2022-12-06T12:14:00Z">
        <w:r>
          <w:rPr>
            <w:rFonts w:eastAsiaTheme="minorEastAsia" w:cstheme="minorHAnsi"/>
            <w:iCs/>
            <w:lang w:val="en-GB"/>
          </w:rPr>
          <w:t xml:space="preserve"> that accounts for </w:t>
        </w:r>
      </w:ins>
      <w:ins w:id="547" w:author="Tyler Steven Coleman" w:date="2022-12-06T12:37:00Z">
        <w:r w:rsidR="003D6FA4">
          <w:rPr>
            <w:rFonts w:eastAsiaTheme="minorEastAsia" w:cstheme="minorHAnsi"/>
            <w:iCs/>
            <w:lang w:val="en-GB"/>
          </w:rPr>
          <w:t>block</w:t>
        </w:r>
      </w:ins>
      <w:ins w:id="548" w:author="Tyler Steven Coleman" w:date="2022-12-06T12:14:00Z">
        <w:r>
          <w:rPr>
            <w:rFonts w:eastAsiaTheme="minorEastAsia" w:cstheme="minorHAnsi"/>
            <w:iCs/>
            <w:lang w:val="en-GB"/>
          </w:rPr>
          <w:t xml:space="preserve">-specific variation in </w:t>
        </w:r>
      </w:ins>
      <w:ins w:id="549" w:author="Tyler Steven Coleman" w:date="2022-12-06T12:37:00Z">
        <w:r w:rsidR="003D6FA4">
          <w:rPr>
            <w:rFonts w:eastAsiaTheme="minorEastAsia" w:cstheme="minorHAnsi"/>
            <w:iCs/>
            <w:lang w:val="en-GB"/>
          </w:rPr>
          <w:t>bird</w:t>
        </w:r>
      </w:ins>
      <w:ins w:id="550" w:author="Tyler Steven Coleman" w:date="2022-12-06T12:14:00Z">
        <w:r>
          <w:rPr>
            <w:rFonts w:eastAsiaTheme="minorEastAsia" w:cstheme="minorHAnsi"/>
            <w:iCs/>
            <w:lang w:val="en-GB"/>
          </w:rPr>
          <w:t xml:space="preserve"> count</w:t>
        </w:r>
      </w:ins>
      <w:ins w:id="551" w:author="Tyler Steven Coleman" w:date="2022-12-06T15:50:00Z">
        <w:r w:rsidR="00295E97">
          <w:rPr>
            <w:rFonts w:eastAsiaTheme="minorEastAsia" w:cstheme="minorHAnsi"/>
            <w:iCs/>
            <w:lang w:val="en-GB"/>
          </w:rPr>
          <w:t xml:space="preserve"> </w:t>
        </w:r>
        <w:r w:rsidR="00295E97">
          <w:rPr>
            <w:rFonts w:eastAsiaTheme="minorEastAsia" w:cstheme="minorHAnsi"/>
            <w:iCs/>
            <w:lang w:val="en-GB"/>
          </w:rPr>
          <w:t>(sacrificial pseudoreplication</w:t>
        </w:r>
        <w:r w:rsidR="00295E97">
          <w:rPr>
            <w:rFonts w:eastAsiaTheme="minorEastAsia" w:cstheme="minorHAnsi"/>
            <w:iCs/>
            <w:lang w:val="en-GB"/>
          </w:rPr>
          <w:t>)</w:t>
        </w:r>
      </w:ins>
      <w:ins w:id="552" w:author="Tyler Steven Coleman" w:date="2022-12-06T12:14:00Z">
        <w:r>
          <w:rPr>
            <w:rFonts w:eastAsiaTheme="minorEastAsia" w:cstheme="minorHAnsi"/>
            <w:iCs/>
            <w:lang w:val="en-GB"/>
          </w:rPr>
          <w:t xml:space="preserve">. We then </w:t>
        </w:r>
        <w:r>
          <w:rPr>
            <w:rFonts w:cstheme="minorHAnsi"/>
            <w:lang w:val="en-GB"/>
          </w:rPr>
          <w:t>used</w:t>
        </w:r>
        <w:r w:rsidRPr="00B30A5D">
          <w:rPr>
            <w:rFonts w:cstheme="minorHAnsi"/>
            <w:lang w:val="en-GB"/>
          </w:rPr>
          <w:t xml:space="preserve"> the</w:t>
        </w:r>
        <w:r w:rsidRPr="00194654">
          <w:rPr>
            <w:rFonts w:cstheme="minorHAnsi"/>
            <w:lang w:val="en-GB"/>
          </w:rPr>
          <w:t xml:space="preserve"> model output</w:t>
        </w:r>
        <w:r>
          <w:rPr>
            <w:rFonts w:cstheme="minorHAnsi"/>
            <w:lang w:val="en-GB"/>
          </w:rPr>
          <w:t xml:space="preserve"> to </w:t>
        </w:r>
        <w:r w:rsidRPr="00194654">
          <w:rPr>
            <w:rFonts w:cstheme="minorHAnsi"/>
            <w:lang w:val="en-GB"/>
          </w:rPr>
          <w:t xml:space="preserve">calculate </w:t>
        </w:r>
        <w:r>
          <w:rPr>
            <w:rFonts w:cstheme="minorHAnsi"/>
            <w:lang w:val="en-GB"/>
          </w:rPr>
          <w:t xml:space="preserve">the </w:t>
        </w:r>
        <w:r w:rsidRPr="00194654">
          <w:rPr>
            <w:rFonts w:cstheme="minorHAnsi"/>
            <w:lang w:val="en-GB"/>
          </w:rPr>
          <w:t>estimated marginal means</w:t>
        </w:r>
        <w:r>
          <w:rPr>
            <w:rFonts w:cstheme="minorHAnsi"/>
            <w:lang w:val="en-GB"/>
          </w:rPr>
          <w:t xml:space="preserve"> and confidence intervals</w:t>
        </w:r>
        <w:r w:rsidRPr="00194654">
          <w:rPr>
            <w:rFonts w:cstheme="minorHAnsi"/>
            <w:lang w:val="en-GB"/>
          </w:rPr>
          <w:t xml:space="preserve"> using the </w:t>
        </w:r>
        <w:proofErr w:type="spellStart"/>
        <w:r w:rsidRPr="00E719BE">
          <w:rPr>
            <w:rFonts w:cstheme="minorHAnsi"/>
            <w:i/>
            <w:iCs/>
            <w:lang w:val="en-GB"/>
          </w:rPr>
          <w:t>emmeans</w:t>
        </w:r>
        <w:proofErr w:type="spellEnd"/>
        <w:r w:rsidRPr="00194654">
          <w:rPr>
            <w:rFonts w:cstheme="minorHAnsi"/>
            <w:lang w:val="en-GB"/>
          </w:rPr>
          <w:t xml:space="preserve"> </w:t>
        </w:r>
      </w:ins>
      <w:ins w:id="553" w:author="Tyler Steven Coleman" w:date="2022-12-06T12:37:00Z">
        <w:r w:rsidR="003D6FA4">
          <w:rPr>
            <w:rFonts w:cstheme="minorHAnsi"/>
            <w:lang w:val="en-GB"/>
          </w:rPr>
          <w:lastRenderedPageBreak/>
          <w:t>function</w:t>
        </w:r>
      </w:ins>
      <w:ins w:id="554" w:author="Tyler Steven Coleman" w:date="2022-12-06T12:14:00Z">
        <w:r w:rsidRPr="00194654">
          <w:rPr>
            <w:rFonts w:cstheme="minorHAnsi"/>
            <w:lang w:val="en-GB"/>
          </w:rPr>
          <w:t xml:space="preserve"> </w:t>
        </w:r>
        <w:r>
          <w:rPr>
            <w:rFonts w:cstheme="minorHAnsi"/>
            <w:lang w:val="en-GB"/>
          </w:rPr>
          <w:fldChar w:fldCharType="begin"/>
        </w:r>
        <w:r>
          <w:rPr>
            <w:rFonts w:cstheme="minorHAnsi"/>
            <w:lang w:val="en-GB"/>
          </w:rPr>
          <w:instrText xml:space="preserve"> ADDIN ZOTERO_ITEM CSL_CITATION {"citationID":"lMiBkrfI","properties":{"formattedCitation":"(Lenth et al., 2022)","plainCitation":"(Lenth et al., 2022)","noteIndex":0},"citationItems":[{"id":323,"uris":["http://zotero.org/users/local/ud9bfypS/items/ZHRGAJHA"],"itemData":{"id":323,"type":"software","abstract":"Obtain estimated marginal means (EMMs) for many linear, generalized linear, and mixed models. Compute contrasts or linear functions of EMMs, trends, and comparisons of slopes. Plots and other displays. Least-squares means are discussed, and the term \"estimated marginal means\" is suggested, in Searle, Speed, and Milliken (1980) Population marginal means in the linear model: An alternative to least squares means, The American Statistician 34(4), 216-221 &lt;doi:10.1080/00031305.1980.10483031&gt;.","license":"GPL-2 | GPL-3","source":"R-Packages","title":"emmeans: Estimated Marginal Means, aka Least-Squares Means","title-short":"emmeans","URL":"https://CRAN.R-project.org/package=emmeans","version":"1.8.2","author":[{"family":"Lenth","given":"Russell V."},{"family":"Buerkner","given":"Paul"},{"family":"Giné-Vázquez","given":"Iago"},{"family":"Herve","given":"Maxime"},{"family":"Jung","given":"Maarten"},{"family":"Love","given":"Jonathon"},{"family":"Miguez","given":"Fernando"},{"family":"Riebl","given":"Hannes"},{"family":"Singmann","given":"Henrik"}],"accessed":{"date-parts":[["2022",11,22]]},"issued":{"date-parts":[["2022",10,27]]}}}],"schema":"https://github.com/citation-style-language/schema/raw/master/csl-citation.json"} </w:instrText>
        </w:r>
        <w:r>
          <w:rPr>
            <w:rFonts w:cstheme="minorHAnsi"/>
            <w:lang w:val="en-GB"/>
          </w:rPr>
          <w:fldChar w:fldCharType="separate"/>
        </w:r>
        <w:r>
          <w:rPr>
            <w:rFonts w:cstheme="minorHAnsi"/>
            <w:noProof/>
            <w:lang w:val="en-GB"/>
          </w:rPr>
          <w:t>(Lenth et al., 2022)</w:t>
        </w:r>
        <w:r>
          <w:rPr>
            <w:rFonts w:cstheme="minorHAnsi"/>
            <w:lang w:val="en-GB"/>
          </w:rPr>
          <w:fldChar w:fldCharType="end"/>
        </w:r>
      </w:ins>
      <w:ins w:id="555" w:author="Tyler Steven Coleman" w:date="2022-12-06T12:47:00Z">
        <w:r w:rsidR="005018CA">
          <w:rPr>
            <w:rFonts w:cstheme="minorHAnsi"/>
            <w:lang w:val="en-GB"/>
          </w:rPr>
          <w:t xml:space="preserve"> and </w:t>
        </w:r>
      </w:ins>
      <w:del w:id="556" w:author="Tyler Steven Coleman" w:date="2022-12-06T12:13:00Z">
        <w:r w:rsidR="005C5F8D" w:rsidRPr="7AF1EB56" w:rsidDel="00AB1BB9">
          <w:rPr>
            <w:lang w:val="en-GB"/>
          </w:rPr>
          <w:delText xml:space="preserve"> </w:delText>
        </w:r>
      </w:del>
      <w:del w:id="557" w:author="Tyler Steven Coleman" w:date="2022-12-06T12:39:00Z">
        <w:r w:rsidR="005C5F8D" w:rsidRPr="7AF1EB56" w:rsidDel="003D6FA4">
          <w:rPr>
            <w:lang w:val="en-GB"/>
          </w:rPr>
          <w:delText>The model</w:delText>
        </w:r>
      </w:del>
      <w:ins w:id="558" w:author="Tyler Steven Coleman" w:date="2022-12-06T12:39:00Z">
        <w:r w:rsidR="003D6FA4">
          <w:rPr>
            <w:lang w:val="en-GB"/>
          </w:rPr>
          <w:t>we</w:t>
        </w:r>
      </w:ins>
      <w:r w:rsidR="005C5F8D" w:rsidRPr="7AF1EB56">
        <w:rPr>
          <w:lang w:val="en-GB"/>
        </w:rPr>
        <w:t xml:space="preserve"> </w:t>
      </w:r>
      <w:commentRangeStart w:id="559"/>
      <w:del w:id="560" w:author="Tyler Steven Coleman" w:date="2022-12-06T12:39:00Z">
        <w:r w:rsidR="005C5F8D" w:rsidRPr="7AF1EB56" w:rsidDel="003D6FA4">
          <w:rPr>
            <w:lang w:val="en-GB"/>
          </w:rPr>
          <w:delText xml:space="preserve">was </w:delText>
        </w:r>
      </w:del>
      <w:r w:rsidR="005C5F8D" w:rsidRPr="7AF1EB56">
        <w:rPr>
          <w:lang w:val="en-GB"/>
        </w:rPr>
        <w:t xml:space="preserve">assessed </w:t>
      </w:r>
      <w:commentRangeEnd w:id="559"/>
      <w:r w:rsidR="009B7CB0">
        <w:rPr>
          <w:rStyle w:val="CommentReference"/>
        </w:rPr>
        <w:commentReference w:id="559"/>
      </w:r>
      <w:ins w:id="561" w:author="Tyler Steven Coleman" w:date="2022-12-06T12:39:00Z">
        <w:r w:rsidR="003D6FA4">
          <w:rPr>
            <w:lang w:val="en-GB"/>
          </w:rPr>
          <w:t>the model</w:t>
        </w:r>
      </w:ins>
      <w:ins w:id="562" w:author="Tyler Steven Coleman" w:date="2022-12-06T16:59:00Z">
        <w:r w:rsidR="00EC477F">
          <w:rPr>
            <w:lang w:val="en-GB"/>
          </w:rPr>
          <w:t xml:space="preserve"> fit</w:t>
        </w:r>
      </w:ins>
      <w:ins w:id="563" w:author="Tyler Steven Coleman" w:date="2022-12-06T12:39:00Z">
        <w:r w:rsidR="003D6FA4">
          <w:rPr>
            <w:lang w:val="en-GB"/>
          </w:rPr>
          <w:t xml:space="preserve"> by </w:t>
        </w:r>
      </w:ins>
      <w:del w:id="564" w:author="Tyler Steven Coleman" w:date="2022-12-06T12:39:00Z">
        <w:r w:rsidR="005C5F8D" w:rsidRPr="7AF1EB56" w:rsidDel="003D6FA4">
          <w:rPr>
            <w:lang w:val="en-GB"/>
          </w:rPr>
          <w:delText xml:space="preserve">with </w:delText>
        </w:r>
      </w:del>
      <w:ins w:id="565" w:author="Tyler Steven Coleman" w:date="2022-12-06T12:39:00Z">
        <w:r w:rsidR="003D6FA4">
          <w:rPr>
            <w:lang w:val="en-GB"/>
          </w:rPr>
          <w:t xml:space="preserve">observing the </w:t>
        </w:r>
      </w:ins>
      <w:r w:rsidR="005C5F8D" w:rsidRPr="7AF1EB56">
        <w:rPr>
          <w:lang w:val="en-GB"/>
        </w:rPr>
        <w:t xml:space="preserve">residuals (SI Figure 2), </w:t>
      </w:r>
      <w:ins w:id="566" w:author="Tyler Steven Coleman" w:date="2022-12-06T12:39:00Z">
        <w:r w:rsidR="003D6FA4">
          <w:rPr>
            <w:lang w:val="en-GB"/>
          </w:rPr>
          <w:t xml:space="preserve">running a </w:t>
        </w:r>
      </w:ins>
      <w:r w:rsidR="005C5F8D" w:rsidRPr="7AF1EB56">
        <w:rPr>
          <w:lang w:val="en-GB"/>
        </w:rPr>
        <w:t xml:space="preserve">type II analysis of variance, and by calculating explained variance (e.g., delta, lognormal, and </w:t>
      </w:r>
      <w:proofErr w:type="spellStart"/>
      <w:r w:rsidR="005C5F8D" w:rsidRPr="7AF1EB56">
        <w:rPr>
          <w:lang w:val="en-GB"/>
        </w:rPr>
        <w:t>trigamma</w:t>
      </w:r>
      <w:proofErr w:type="spellEnd"/>
      <w:r w:rsidR="005C5F8D" w:rsidRPr="7AF1EB56">
        <w:rPr>
          <w:lang w:val="en-GB"/>
        </w:rPr>
        <w:t xml:space="preserve"> </w:t>
      </w:r>
      <w:r w:rsidR="005C5F8D" w:rsidRPr="00B30A5D">
        <w:rPr>
          <w:lang w:val="en-GB"/>
        </w:rPr>
        <w:t xml:space="preserve">method; </w:t>
      </w:r>
      <w:r w:rsidR="006D5D8A">
        <w:rPr>
          <w:lang w:val="en-GB"/>
        </w:rPr>
        <w:fldChar w:fldCharType="begin"/>
      </w:r>
      <w:r w:rsidR="006D5D8A">
        <w:rPr>
          <w:lang w:val="en-GB"/>
        </w:rPr>
        <w:instrText xml:space="preserve"> ADDIN ZOTERO_ITEM CSL_CITATION {"citationID":"mNgVuNJi","properties":{"formattedCitation":"(Barto\\uc0\\u324{}, 2022)","plainCitation":"(Bartoń, 2022)","noteIndex":0},"citationItems":[{"id":344,"uris":["http://zotero.org/users/local/ud9bfypS/items/DWJM8KAC"],"itemData":{"id":344,"type":"software","abstract":"Tools for performing model selection and model averaging. Automated model selection through subsetting the maximum model, with optional constraints for model inclusion. Model parameter and prediction averaging based on model weights derived from information criteria (AICc and alike) or custom model weighting schemes.","license":"GPL-2","source":"R-Packages","title":"MuMIn: Multi-Model Inference","title-short":"MuMIn","URL":"https://CRAN.R-project.org/package=MuMIn","version":"1.47.1","author":[{"family":"Bartoń","given":"Kamil"}],"accessed":{"date-parts":[["2022",11,28]]},"issued":{"date-parts":[["2022",9,1]]}}}],"schema":"https://github.com/citation-style-language/schema/raw/master/csl-citation.json"} </w:instrText>
      </w:r>
      <w:r w:rsidR="006D5D8A">
        <w:rPr>
          <w:lang w:val="en-GB"/>
        </w:rPr>
        <w:fldChar w:fldCharType="separate"/>
      </w:r>
      <w:del w:id="567" w:author="Tyler Steven Coleman" w:date="2022-12-06T12:04:00Z">
        <w:r w:rsidR="006D5D8A" w:rsidRPr="006D5D8A" w:rsidDel="009B7CB0">
          <w:rPr>
            <w:rFonts w:ascii="Calibri" w:cs="Calibri"/>
          </w:rPr>
          <w:delText>(</w:delText>
        </w:r>
      </w:del>
      <w:proofErr w:type="spellStart"/>
      <w:r w:rsidR="006D5D8A" w:rsidRPr="006D5D8A">
        <w:rPr>
          <w:rFonts w:ascii="Calibri" w:cs="Calibri"/>
        </w:rPr>
        <w:t>Bartoń</w:t>
      </w:r>
      <w:proofErr w:type="spellEnd"/>
      <w:r w:rsidR="006D5D8A" w:rsidRPr="006D5D8A">
        <w:rPr>
          <w:rFonts w:ascii="Calibri" w:cs="Calibri"/>
        </w:rPr>
        <w:t>, 2022)</w:t>
      </w:r>
      <w:r w:rsidR="006D5D8A">
        <w:rPr>
          <w:lang w:val="en-GB"/>
        </w:rPr>
        <w:fldChar w:fldCharType="end"/>
      </w:r>
      <w:ins w:id="568" w:author="Tyler Steven Coleman" w:date="2022-12-06T12:40:00Z">
        <w:r w:rsidR="003D6FA4">
          <w:rPr>
            <w:lang w:val="en-GB"/>
          </w:rPr>
          <w:t>.</w:t>
        </w:r>
      </w:ins>
      <w:del w:id="569" w:author="Tyler Steven Coleman" w:date="2022-12-06T12:40:00Z">
        <w:r w:rsidR="005C5F8D" w:rsidRPr="00B30A5D" w:rsidDel="003D6FA4">
          <w:rPr>
            <w:lang w:val="en-GB"/>
          </w:rPr>
          <w:delText xml:space="preserve"> </w:delText>
        </w:r>
      </w:del>
      <w:del w:id="570" w:author="Tyler Steven Coleman" w:date="2022-12-06T12:39:00Z">
        <w:r w:rsidR="005C5F8D" w:rsidRPr="00B30A5D" w:rsidDel="003D6FA4">
          <w:rPr>
            <w:lang w:val="en-GB"/>
          </w:rPr>
          <w:delText>a</w:delText>
        </w:r>
        <w:r w:rsidR="005C5F8D" w:rsidRPr="7AF1EB56" w:rsidDel="003D6FA4">
          <w:rPr>
            <w:lang w:val="en-GB"/>
          </w:rPr>
          <w:delText xml:space="preserve">nd estimated marginal means using the emmeans function </w:delText>
        </w:r>
        <w:r w:rsidR="001841CE" w:rsidRPr="7AF1EB56" w:rsidDel="003D6FA4">
          <w:rPr>
            <w:lang w:val="en-GB"/>
          </w:rPr>
          <w:fldChar w:fldCharType="begin"/>
        </w:r>
        <w:r w:rsidR="001841CE" w:rsidRPr="7AF1EB56" w:rsidDel="003D6FA4">
          <w:rPr>
            <w:lang w:val="en-GB"/>
          </w:rPr>
          <w:delInstrText xml:space="preserve"> ADDIN ZOTERO_ITEM CSL_CITATION {"citationID":"9oH0T9jd","properties":{"formattedCitation":"(Lenth et al., 2022)","plainCitation":"(Lenth et al., 2022)","noteIndex":0},"citationItems":[{"id":323,"uris":["http://zotero.org/users/local/ud9bfypS/items/ZHRGAJHA"],"itemData":{"id":323,"type":"software","abstract":"Obtain estimated marginal means (EMMs) for many linear, generalized linear, and mixed models. Compute contrasts or linear functions of EMMs, trends, and comparisons of slopes. Plots and other displays. Least-squares means are discussed, and the term \"estimated marginal means\" is suggested, in Searle, Speed, and Milliken (1980) Population marginal means in the linear model: An alternative to least squares means, The American Statistician 34(4), 216-221 &lt;doi:10.1080/00031305.1980.10483031&gt;.","license":"GPL-2 | GPL-3","source":"R-Packages","title":"emmeans: Estimated Marginal Means, aka Least-Squares Means","title-short":"emmeans","URL":"https://CRAN.R-project.org/package=emmeans","version":"1.8.2","author":[{"family":"Lenth","given":"Russell V."},{"family":"Buerkner","given":"Paul"},{"family":"Giné-Vázquez","given":"Iago"},{"family":"Herve","given":"Maxime"},{"family":"Jung","given":"Maarten"},{"family":"Love","given":"Jonathon"},{"family":"Miguez","given":"Fernando"},{"family":"Riebl","given":"Hannes"},{"family":"Singmann","given":"Henrik"}],"accessed":{"date-parts":[["2022",11,22]]},"issued":{"date-parts":[["2022",10,27]]}}}],"schema":"https://github.com/citation-style-language/schema/raw/master/csl-citation.json"} </w:delInstrText>
        </w:r>
        <w:r w:rsidR="001841CE" w:rsidRPr="7AF1EB56" w:rsidDel="003D6FA4">
          <w:rPr>
            <w:lang w:val="en-GB"/>
          </w:rPr>
          <w:fldChar w:fldCharType="separate"/>
        </w:r>
        <w:r w:rsidR="0000501B" w:rsidRPr="7AF1EB56" w:rsidDel="003D6FA4">
          <w:rPr>
            <w:noProof/>
            <w:lang w:val="en-GB"/>
          </w:rPr>
          <w:delText>(Lenth et al., 2022)</w:delText>
        </w:r>
        <w:r w:rsidR="001841CE" w:rsidRPr="7AF1EB56" w:rsidDel="003D6FA4">
          <w:rPr>
            <w:lang w:val="en-GB"/>
          </w:rPr>
          <w:fldChar w:fldCharType="end"/>
        </w:r>
        <w:r w:rsidR="005C5F8D" w:rsidRPr="7AF1EB56" w:rsidDel="003D6FA4">
          <w:rPr>
            <w:lang w:val="en-GB"/>
          </w:rPr>
          <w:delText>.</w:delText>
        </w:r>
      </w:del>
    </w:p>
    <w:p w14:paraId="67F52F5F" w14:textId="77777777" w:rsidR="005C5F8D" w:rsidRDefault="005C5F8D" w:rsidP="001841CE">
      <w:pPr>
        <w:snapToGrid w:val="0"/>
        <w:spacing w:line="480" w:lineRule="auto"/>
        <w:rPr>
          <w:rFonts w:cstheme="minorHAnsi"/>
          <w:lang w:val="en-GB"/>
        </w:rPr>
      </w:pPr>
    </w:p>
    <w:p w14:paraId="18B6135B" w14:textId="76A24C17" w:rsidR="005C5F8D" w:rsidRPr="00194654" w:rsidDel="003D6FA4" w:rsidRDefault="005C5F8D" w:rsidP="005C5F8D">
      <w:pPr>
        <w:snapToGrid w:val="0"/>
        <w:spacing w:line="480" w:lineRule="auto"/>
        <w:jc w:val="center"/>
        <w:rPr>
          <w:del w:id="571" w:author="Tyler Steven Coleman" w:date="2022-12-06T12:40:00Z"/>
          <w:rFonts w:cstheme="minorHAnsi"/>
          <w:lang w:val="en-GB"/>
        </w:rPr>
      </w:pPr>
      <w:del w:id="572" w:author="Tyler Steven Coleman" w:date="2022-12-06T12:40:00Z">
        <w:r w:rsidDel="003D6FA4">
          <w:rPr>
            <w:rFonts w:cstheme="minorHAnsi"/>
            <w:lang w:val="en-GB"/>
          </w:rPr>
          <w:delText>Total bird detections</w:delText>
        </w:r>
        <w:r w:rsidRPr="00194654" w:rsidDel="003D6FA4">
          <w:rPr>
            <w:rFonts w:cstheme="minorHAnsi"/>
            <w:lang w:val="en-GB"/>
          </w:rPr>
          <w:delText xml:space="preserve"> ~ Treatment + (1|</w:delText>
        </w:r>
        <w:r w:rsidDel="003D6FA4">
          <w:rPr>
            <w:rFonts w:cstheme="minorHAnsi"/>
            <w:lang w:val="en-GB"/>
          </w:rPr>
          <w:delText>Block</w:delText>
        </w:r>
        <w:r w:rsidRPr="00194654" w:rsidDel="003D6FA4">
          <w:rPr>
            <w:rFonts w:cstheme="minorHAnsi"/>
            <w:lang w:val="en-GB"/>
          </w:rPr>
          <w:delText>)</w:delText>
        </w:r>
      </w:del>
    </w:p>
    <w:p w14:paraId="1C113F2F" w14:textId="00E2442E" w:rsidR="005C5F8D" w:rsidRPr="00194654" w:rsidDel="003D6FA4" w:rsidRDefault="005C5F8D" w:rsidP="005C5F8D">
      <w:pPr>
        <w:snapToGrid w:val="0"/>
        <w:spacing w:line="480" w:lineRule="auto"/>
        <w:jc w:val="center"/>
        <w:rPr>
          <w:del w:id="573" w:author="Tyler Steven Coleman" w:date="2022-12-06T12:40:00Z"/>
          <w:rFonts w:cstheme="minorHAnsi"/>
          <w:i/>
          <w:iCs/>
          <w:lang w:val="en-GB"/>
        </w:rPr>
      </w:pPr>
      <w:del w:id="574" w:author="Tyler Steven Coleman" w:date="2022-12-06T12:40:00Z">
        <w:r w:rsidDel="003D6FA4">
          <w:rPr>
            <w:rFonts w:cstheme="minorHAnsi"/>
            <w:i/>
            <w:iCs/>
            <w:lang w:val="en-GB"/>
          </w:rPr>
          <w:delText>Total bird detections</w:delText>
        </w:r>
        <w:r w:rsidRPr="00194654" w:rsidDel="003D6FA4">
          <w:rPr>
            <w:rFonts w:cstheme="minorHAnsi"/>
            <w:i/>
            <w:iCs/>
            <w:vertAlign w:val="subscript"/>
            <w:lang w:val="en-GB"/>
          </w:rPr>
          <w:delText>ij</w:delText>
        </w:r>
        <w:r w:rsidRPr="00194654" w:rsidDel="003D6FA4">
          <w:rPr>
            <w:rFonts w:cstheme="minorHAnsi"/>
            <w:i/>
            <w:iCs/>
            <w:lang w:val="en-GB"/>
          </w:rPr>
          <w:delText xml:space="preserve"> ~ NB</w:delText>
        </w:r>
        <w:r w:rsidRPr="00194654" w:rsidDel="003D6FA4">
          <w:rPr>
            <w:rFonts w:cstheme="minorHAnsi"/>
            <w:lang w:val="en-GB"/>
          </w:rPr>
          <w:delText>(</w:delText>
        </w:r>
        <w:r w:rsidRPr="00194654" w:rsidDel="003D6FA4">
          <w:rPr>
            <w:rFonts w:cstheme="minorHAnsi"/>
            <w:i/>
            <w:iCs/>
            <w:lang w:val="en-GB"/>
          </w:rPr>
          <w:delText>μ</w:delText>
        </w:r>
        <w:r w:rsidRPr="00194654" w:rsidDel="003D6FA4">
          <w:rPr>
            <w:rFonts w:cstheme="minorHAnsi"/>
            <w:i/>
            <w:iCs/>
            <w:vertAlign w:val="subscript"/>
            <w:lang w:val="en-GB"/>
          </w:rPr>
          <w:delText>ij</w:delText>
        </w:r>
        <w:r w:rsidRPr="00194654" w:rsidDel="003D6FA4">
          <w:rPr>
            <w:rFonts w:cstheme="minorHAnsi"/>
            <w:i/>
            <w:iCs/>
            <w:lang w:val="en-GB"/>
          </w:rPr>
          <w:delText>,</w:delText>
        </w:r>
        <w:r w:rsidRPr="00194654" w:rsidDel="003D6FA4">
          <w:rPr>
            <w:rFonts w:cstheme="minorHAnsi"/>
            <w:i/>
            <w:iCs/>
            <w:vertAlign w:val="subscript"/>
            <w:lang w:val="en-GB"/>
          </w:rPr>
          <w:delText xml:space="preserve"> </w:delText>
        </w:r>
        <w:r w:rsidRPr="00194654" w:rsidDel="003D6FA4">
          <w:rPr>
            <w:rFonts w:cstheme="minorHAnsi"/>
            <w:i/>
            <w:iCs/>
            <w:lang w:val="en-GB"/>
          </w:rPr>
          <w:delText>k</w:delText>
        </w:r>
        <w:r w:rsidRPr="00194654" w:rsidDel="003D6FA4">
          <w:rPr>
            <w:rFonts w:cstheme="minorHAnsi"/>
            <w:lang w:val="en-GB"/>
          </w:rPr>
          <w:delText>)</w:delText>
        </w:r>
      </w:del>
    </w:p>
    <w:p w14:paraId="5CB1BF98" w14:textId="38576044" w:rsidR="005C5F8D" w:rsidRPr="00194654" w:rsidDel="003D6FA4" w:rsidRDefault="005C5F8D" w:rsidP="005C5F8D">
      <w:pPr>
        <w:snapToGrid w:val="0"/>
        <w:spacing w:line="480" w:lineRule="auto"/>
        <w:jc w:val="center"/>
        <w:rPr>
          <w:del w:id="575" w:author="Tyler Steven Coleman" w:date="2022-12-06T12:40:00Z"/>
          <w:rFonts w:cstheme="minorHAnsi"/>
          <w:lang w:val="en-GB"/>
        </w:rPr>
      </w:pPr>
      <w:del w:id="576" w:author="Tyler Steven Coleman" w:date="2022-12-06T12:40:00Z">
        <w:r w:rsidRPr="00194654" w:rsidDel="003D6FA4">
          <w:rPr>
            <w:rFonts w:cstheme="minorHAnsi"/>
            <w:i/>
            <w:iCs/>
            <w:lang w:val="en-GB"/>
          </w:rPr>
          <w:delText>E</w:delText>
        </w:r>
        <w:r w:rsidRPr="00194654" w:rsidDel="003D6FA4">
          <w:rPr>
            <w:rFonts w:cstheme="minorHAnsi"/>
            <w:lang w:val="en-GB"/>
          </w:rPr>
          <w:delText>(</w:delText>
        </w:r>
        <w:r w:rsidDel="003D6FA4">
          <w:rPr>
            <w:rFonts w:cstheme="minorHAnsi"/>
            <w:i/>
            <w:iCs/>
            <w:lang w:val="en-GB"/>
          </w:rPr>
          <w:delText>Total bird detections</w:delText>
        </w:r>
        <w:r w:rsidRPr="00194654" w:rsidDel="003D6FA4">
          <w:rPr>
            <w:rFonts w:cstheme="minorHAnsi"/>
            <w:i/>
            <w:iCs/>
            <w:vertAlign w:val="subscript"/>
            <w:lang w:val="en-GB"/>
          </w:rPr>
          <w:delText>ij</w:delText>
        </w:r>
        <w:r w:rsidRPr="00194654" w:rsidDel="003D6FA4">
          <w:rPr>
            <w:rFonts w:cstheme="minorHAnsi"/>
            <w:lang w:val="en-GB"/>
          </w:rPr>
          <w:delText xml:space="preserve">) </w:delText>
        </w:r>
        <w:r w:rsidRPr="00194654" w:rsidDel="003D6FA4">
          <w:rPr>
            <w:rFonts w:cstheme="minorHAnsi"/>
            <w:i/>
            <w:iCs/>
            <w:lang w:val="en-GB"/>
          </w:rPr>
          <w:delText>= μ</w:delText>
        </w:r>
        <w:r w:rsidRPr="00194654" w:rsidDel="003D6FA4">
          <w:rPr>
            <w:rFonts w:cstheme="minorHAnsi"/>
            <w:i/>
            <w:iCs/>
            <w:vertAlign w:val="subscript"/>
            <w:lang w:val="en-GB"/>
          </w:rPr>
          <w:delText>ij</w:delText>
        </w:r>
        <w:r w:rsidRPr="00194654" w:rsidDel="003D6FA4">
          <w:rPr>
            <w:rFonts w:cstheme="minorHAnsi"/>
            <w:vertAlign w:val="subscript"/>
            <w:lang w:val="en-GB"/>
          </w:rPr>
          <w:delText xml:space="preserve"> </w:delText>
        </w:r>
      </w:del>
    </w:p>
    <w:p w14:paraId="2A101C09" w14:textId="7D90E7CB" w:rsidR="005C5F8D" w:rsidRPr="00194654" w:rsidDel="003D6FA4" w:rsidRDefault="005C5F8D" w:rsidP="005C5F8D">
      <w:pPr>
        <w:snapToGrid w:val="0"/>
        <w:spacing w:line="480" w:lineRule="auto"/>
        <w:jc w:val="center"/>
        <w:rPr>
          <w:del w:id="577" w:author="Tyler Steven Coleman" w:date="2022-12-06T12:40:00Z"/>
          <w:rFonts w:cstheme="minorHAnsi"/>
          <w:i/>
          <w:iCs/>
          <w:lang w:val="en-GB"/>
        </w:rPr>
      </w:pPr>
      <w:del w:id="578" w:author="Tyler Steven Coleman" w:date="2022-12-06T12:40:00Z">
        <w:r w:rsidRPr="00194654" w:rsidDel="003D6FA4">
          <w:rPr>
            <w:rFonts w:cstheme="minorHAnsi"/>
            <w:lang w:val="en-GB"/>
          </w:rPr>
          <w:delText>var(</w:delText>
        </w:r>
        <w:r w:rsidDel="003D6FA4">
          <w:rPr>
            <w:rFonts w:cstheme="minorHAnsi"/>
            <w:i/>
            <w:iCs/>
            <w:lang w:val="en-GB"/>
          </w:rPr>
          <w:delText>Total bird detections</w:delText>
        </w:r>
        <w:r w:rsidRPr="00194654" w:rsidDel="003D6FA4">
          <w:rPr>
            <w:rFonts w:cstheme="minorHAnsi"/>
            <w:i/>
            <w:iCs/>
            <w:vertAlign w:val="subscript"/>
            <w:lang w:val="en-GB"/>
          </w:rPr>
          <w:delText>ij</w:delText>
        </w:r>
        <w:r w:rsidRPr="00194654" w:rsidDel="003D6FA4">
          <w:rPr>
            <w:rFonts w:cstheme="minorHAnsi"/>
            <w:lang w:val="en-GB"/>
          </w:rPr>
          <w:delText xml:space="preserve">) = </w:delText>
        </w:r>
        <w:r w:rsidRPr="00194654" w:rsidDel="003D6FA4">
          <w:rPr>
            <w:rFonts w:cstheme="minorHAnsi"/>
            <w:i/>
            <w:iCs/>
            <w:lang w:val="en-GB"/>
          </w:rPr>
          <w:delText>μ</w:delText>
        </w:r>
        <w:r w:rsidRPr="00194654" w:rsidDel="003D6FA4">
          <w:rPr>
            <w:rFonts w:cstheme="minorHAnsi"/>
            <w:i/>
            <w:iCs/>
            <w:vertAlign w:val="subscript"/>
            <w:lang w:val="en-GB"/>
          </w:rPr>
          <w:delText xml:space="preserve">ij </w:delText>
        </w:r>
        <w:r w:rsidRPr="00194654" w:rsidDel="003D6FA4">
          <w:rPr>
            <w:rFonts w:cstheme="minorHAnsi"/>
            <w:i/>
            <w:iCs/>
            <w:lang w:val="en-GB"/>
          </w:rPr>
          <w:delText>+</w:delText>
        </w:r>
        <w:r w:rsidRPr="00194654" w:rsidDel="003D6FA4">
          <w:rPr>
            <w:rFonts w:cstheme="minorHAnsi"/>
            <w:lang w:val="en-GB"/>
          </w:rPr>
          <w:delText xml:space="preserve"> (</w:delText>
        </w:r>
        <w:r w:rsidRPr="00194654" w:rsidDel="003D6FA4">
          <w:rPr>
            <w:rFonts w:cstheme="minorHAnsi"/>
            <w:i/>
            <w:iCs/>
            <w:lang w:val="en-GB"/>
          </w:rPr>
          <w:delText>μ</w:delText>
        </w:r>
        <w:r w:rsidRPr="00194654" w:rsidDel="003D6FA4">
          <w:rPr>
            <w:rFonts w:cstheme="minorHAnsi"/>
            <w:i/>
            <w:iCs/>
            <w:vertAlign w:val="superscript"/>
            <w:lang w:val="en-GB"/>
          </w:rPr>
          <w:delText>2</w:delText>
        </w:r>
        <w:r w:rsidRPr="00194654" w:rsidDel="003D6FA4">
          <w:rPr>
            <w:rFonts w:cstheme="minorHAnsi"/>
            <w:i/>
            <w:iCs/>
            <w:vertAlign w:val="subscript"/>
            <w:lang w:val="en-GB"/>
          </w:rPr>
          <w:delText xml:space="preserve">ij </w:delText>
        </w:r>
        <w:r w:rsidRPr="00194654" w:rsidDel="003D6FA4">
          <w:rPr>
            <w:rFonts w:cstheme="minorHAnsi"/>
            <w:i/>
            <w:iCs/>
            <w:lang w:val="en-GB"/>
          </w:rPr>
          <w:delText>/ k</w:delText>
        </w:r>
        <w:r w:rsidRPr="00194654" w:rsidDel="003D6FA4">
          <w:rPr>
            <w:rFonts w:cstheme="minorHAnsi"/>
            <w:lang w:val="en-GB"/>
          </w:rPr>
          <w:delText>)</w:delText>
        </w:r>
      </w:del>
    </w:p>
    <w:p w14:paraId="47105BBD" w14:textId="43284735" w:rsidR="005C5F8D" w:rsidRPr="00194654" w:rsidDel="003D6FA4" w:rsidRDefault="005C5F8D" w:rsidP="005C5F8D">
      <w:pPr>
        <w:snapToGrid w:val="0"/>
        <w:spacing w:line="480" w:lineRule="auto"/>
        <w:jc w:val="center"/>
        <w:rPr>
          <w:del w:id="579" w:author="Tyler Steven Coleman" w:date="2022-12-06T12:40:00Z"/>
          <w:rFonts w:cstheme="minorHAnsi"/>
          <w:lang w:val="en-GB"/>
        </w:rPr>
      </w:pPr>
      <w:del w:id="580" w:author="Tyler Steven Coleman" w:date="2022-12-06T12:40:00Z">
        <w:r w:rsidRPr="00B30A5D" w:rsidDel="003D6FA4">
          <w:rPr>
            <w:rFonts w:cstheme="minorHAnsi"/>
            <w:lang w:val="en-GB"/>
          </w:rPr>
          <w:delText>log(</w:delText>
        </w:r>
        <w:r w:rsidRPr="00B30A5D" w:rsidDel="003D6FA4">
          <w:rPr>
            <w:rFonts w:cstheme="minorHAnsi"/>
            <w:i/>
            <w:iCs/>
            <w:lang w:val="en-GB"/>
          </w:rPr>
          <w:delText>μ</w:delText>
        </w:r>
        <w:r w:rsidRPr="00B30A5D" w:rsidDel="003D6FA4">
          <w:rPr>
            <w:rFonts w:cstheme="minorHAnsi"/>
            <w:i/>
            <w:iCs/>
            <w:vertAlign w:val="subscript"/>
            <w:lang w:val="en-GB"/>
          </w:rPr>
          <w:delText>ij</w:delText>
        </w:r>
        <w:r w:rsidRPr="00B30A5D" w:rsidDel="003D6FA4">
          <w:rPr>
            <w:rFonts w:cstheme="minorHAnsi"/>
            <w:lang w:val="en-GB"/>
          </w:rPr>
          <w:delText>) = Treatment</w:delText>
        </w:r>
        <w:r w:rsidRPr="00B30A5D" w:rsidDel="003D6FA4">
          <w:rPr>
            <w:rFonts w:cstheme="minorHAnsi"/>
            <w:i/>
            <w:iCs/>
            <w:vertAlign w:val="subscript"/>
            <w:lang w:val="en-GB"/>
          </w:rPr>
          <w:delText>ij</w:delText>
        </w:r>
        <w:r w:rsidRPr="00B30A5D" w:rsidDel="003D6FA4">
          <w:rPr>
            <w:rFonts w:cstheme="minorHAnsi"/>
            <w:lang w:val="en-GB"/>
          </w:rPr>
          <w:delText xml:space="preserve"> + </w:delText>
        </w:r>
        <w:commentRangeStart w:id="581"/>
        <w:r w:rsidRPr="00B30A5D" w:rsidDel="003D6FA4">
          <w:rPr>
            <w:rFonts w:cstheme="minorHAnsi"/>
            <w:lang w:val="en-GB"/>
          </w:rPr>
          <w:delText>Sampling period</w:delText>
        </w:r>
        <w:r w:rsidRPr="00B30A5D" w:rsidDel="003D6FA4">
          <w:rPr>
            <w:rFonts w:cstheme="minorHAnsi"/>
            <w:i/>
            <w:iCs/>
            <w:vertAlign w:val="subscript"/>
            <w:lang w:val="en-GB"/>
          </w:rPr>
          <w:delText>ij</w:delText>
        </w:r>
        <w:r w:rsidRPr="00B30A5D" w:rsidDel="003D6FA4">
          <w:rPr>
            <w:rFonts w:cstheme="minorHAnsi"/>
            <w:lang w:val="en-GB"/>
          </w:rPr>
          <w:delText xml:space="preserve"> </w:delText>
        </w:r>
        <w:commentRangeEnd w:id="581"/>
        <w:r w:rsidR="008E56FF" w:rsidDel="003D6FA4">
          <w:rPr>
            <w:rStyle w:val="CommentReference"/>
          </w:rPr>
          <w:commentReference w:id="581"/>
        </w:r>
        <w:r w:rsidRPr="00B30A5D" w:rsidDel="003D6FA4">
          <w:rPr>
            <w:rFonts w:cstheme="minorHAnsi"/>
            <w:lang w:val="en-GB"/>
          </w:rPr>
          <w:delText>+ a</w:delText>
        </w:r>
        <w:r w:rsidRPr="00B30A5D" w:rsidDel="003D6FA4">
          <w:rPr>
            <w:rFonts w:cstheme="minorHAnsi"/>
            <w:vertAlign w:val="subscript"/>
            <w:lang w:val="en-GB"/>
          </w:rPr>
          <w:delText>i</w:delText>
        </w:r>
      </w:del>
    </w:p>
    <w:p w14:paraId="599C2CAA" w14:textId="7736D8E0" w:rsidR="005C5F8D" w:rsidRPr="00194654" w:rsidDel="003D6FA4" w:rsidRDefault="005C5F8D" w:rsidP="005C5F8D">
      <w:pPr>
        <w:snapToGrid w:val="0"/>
        <w:spacing w:line="480" w:lineRule="auto"/>
        <w:jc w:val="center"/>
        <w:rPr>
          <w:del w:id="582" w:author="Tyler Steven Coleman" w:date="2022-12-06T12:40:00Z"/>
          <w:rFonts w:cstheme="minorHAnsi"/>
          <w:lang w:val="en-GB"/>
        </w:rPr>
      </w:pPr>
      <w:del w:id="583" w:author="Tyler Steven Coleman" w:date="2022-12-06T12:40:00Z">
        <w:r w:rsidRPr="00194654" w:rsidDel="003D6FA4">
          <w:rPr>
            <w:rFonts w:cstheme="minorHAnsi"/>
            <w:lang w:val="en-GB"/>
          </w:rPr>
          <w:delText>a</w:delText>
        </w:r>
        <w:r w:rsidRPr="00194654" w:rsidDel="003D6FA4">
          <w:rPr>
            <w:rFonts w:cstheme="minorHAnsi"/>
            <w:vertAlign w:val="subscript"/>
            <w:lang w:val="en-GB"/>
          </w:rPr>
          <w:delText>i</w:delText>
        </w:r>
        <w:r w:rsidRPr="00194654" w:rsidDel="003D6FA4">
          <w:rPr>
            <w:rFonts w:cstheme="minorHAnsi"/>
            <w:lang w:val="en-GB"/>
          </w:rPr>
          <w:delText xml:space="preserve"> ~ N(0, </w:delText>
        </w:r>
        <w:r w:rsidRPr="00194654" w:rsidDel="003D6FA4">
          <w:rPr>
            <w:rFonts w:cstheme="minorHAnsi"/>
            <w:i/>
            <w:iCs/>
            <w:lang w:val="en-GB"/>
          </w:rPr>
          <w:delText>σ</w:delText>
        </w:r>
        <w:r w:rsidRPr="00194654" w:rsidDel="003D6FA4">
          <w:rPr>
            <w:rFonts w:cstheme="minorHAnsi"/>
            <w:i/>
            <w:iCs/>
            <w:vertAlign w:val="superscript"/>
            <w:lang w:val="en-GB"/>
          </w:rPr>
          <w:delText>2</w:delText>
        </w:r>
        <w:r w:rsidDel="003D6FA4">
          <w:rPr>
            <w:rFonts w:cstheme="minorHAnsi"/>
            <w:i/>
            <w:iCs/>
            <w:vertAlign w:val="subscript"/>
            <w:lang w:val="en-GB"/>
          </w:rPr>
          <w:delText>Block</w:delText>
        </w:r>
        <w:r w:rsidRPr="00194654" w:rsidDel="003D6FA4">
          <w:rPr>
            <w:rFonts w:cstheme="minorHAnsi"/>
            <w:lang w:val="en-GB"/>
          </w:rPr>
          <w:delText>)</w:delText>
        </w:r>
      </w:del>
    </w:p>
    <w:p w14:paraId="5C8E9FE4" w14:textId="77777777" w:rsidR="005C5F8D" w:rsidRDefault="005C5F8D" w:rsidP="001B001C">
      <w:pPr>
        <w:snapToGrid w:val="0"/>
        <w:spacing w:line="480" w:lineRule="auto"/>
        <w:rPr>
          <w:rFonts w:cstheme="minorHAnsi"/>
          <w:lang w:val="en-GB"/>
        </w:rPr>
      </w:pPr>
    </w:p>
    <w:p w14:paraId="20305F86" w14:textId="08E7DC5A" w:rsidR="001B001C" w:rsidRDefault="001B001C" w:rsidP="001B001C">
      <w:pPr>
        <w:snapToGrid w:val="0"/>
        <w:spacing w:line="480" w:lineRule="auto"/>
        <w:rPr>
          <w:rFonts w:cstheme="minorHAnsi"/>
          <w:lang w:val="en-GB"/>
        </w:rPr>
      </w:pPr>
      <w:r w:rsidRPr="00194654">
        <w:rPr>
          <w:rFonts w:cstheme="minorHAnsi"/>
          <w:lang w:val="en-GB"/>
        </w:rPr>
        <w:t xml:space="preserve">2.2 Bird richness. </w:t>
      </w:r>
    </w:p>
    <w:p w14:paraId="569973EC" w14:textId="13810292" w:rsidR="004E112B" w:rsidRDefault="001841CE" w:rsidP="004E112B">
      <w:pPr>
        <w:snapToGrid w:val="0"/>
        <w:spacing w:line="480" w:lineRule="auto"/>
        <w:ind w:firstLine="720"/>
        <w:rPr>
          <w:ins w:id="584" w:author="Tyler Steven Coleman" w:date="2022-12-06T13:51:00Z"/>
          <w:lang w:val="en-GB"/>
        </w:rPr>
      </w:pPr>
      <w:commentRangeStart w:id="585"/>
      <w:r w:rsidRPr="7AF1EB56">
        <w:rPr>
          <w:lang w:val="en-GB"/>
        </w:rPr>
        <w:t>Again,</w:t>
      </w:r>
      <w:ins w:id="586" w:author="Tyler Steven Coleman" w:date="2022-12-06T12:41:00Z">
        <w:r w:rsidR="003D6FA4">
          <w:rPr>
            <w:lang w:val="en-GB"/>
          </w:rPr>
          <w:t xml:space="preserve"> we removed</w:t>
        </w:r>
      </w:ins>
      <w:r w:rsidRPr="7AF1EB56">
        <w:rPr>
          <w:lang w:val="en-GB"/>
        </w:rPr>
        <w:t xml:space="preserve"> the initial two weeks of sampling </w:t>
      </w:r>
      <w:del w:id="587" w:author="Tyler Steven Coleman" w:date="2022-12-06T12:41:00Z">
        <w:r w:rsidRPr="7AF1EB56" w:rsidDel="003D6FA4">
          <w:rPr>
            <w:lang w:val="en-GB"/>
          </w:rPr>
          <w:delText>were removed as an</w:delText>
        </w:r>
      </w:del>
      <w:ins w:id="588" w:author="Tyler Steven Coleman" w:date="2022-12-06T12:41:00Z">
        <w:r w:rsidR="003D6FA4">
          <w:rPr>
            <w:lang w:val="en-GB"/>
          </w:rPr>
          <w:t>to account for an</w:t>
        </w:r>
      </w:ins>
      <w:del w:id="589" w:author="Tyler Steven Coleman" w:date="2022-12-06T12:41:00Z">
        <w:r w:rsidRPr="7AF1EB56" w:rsidDel="003D6FA4">
          <w:rPr>
            <w:lang w:val="en-GB"/>
          </w:rPr>
          <w:delText xml:space="preserve"> </w:delText>
        </w:r>
      </w:del>
      <w:ins w:id="590" w:author="Tyler Steven Coleman" w:date="2022-12-06T12:41:00Z">
        <w:r w:rsidR="003D6FA4">
          <w:rPr>
            <w:lang w:val="en-GB"/>
          </w:rPr>
          <w:t xml:space="preserve"> </w:t>
        </w:r>
      </w:ins>
      <w:r w:rsidRPr="7AF1EB56">
        <w:rPr>
          <w:lang w:val="en-GB"/>
        </w:rPr>
        <w:t xml:space="preserve">acclimatization period. </w:t>
      </w:r>
      <w:del w:id="591" w:author="Tyler Steven Coleman" w:date="2022-12-06T13:46:00Z">
        <w:r w:rsidRPr="7AF1EB56" w:rsidDel="004E112B">
          <w:rPr>
            <w:lang w:val="en-GB"/>
          </w:rPr>
          <w:delText xml:space="preserve">Then, we modelled </w:delText>
        </w:r>
        <w:commentRangeEnd w:id="585"/>
        <w:r w:rsidR="008E56FF" w:rsidDel="004E112B">
          <w:rPr>
            <w:rStyle w:val="CommentReference"/>
          </w:rPr>
          <w:commentReference w:id="585"/>
        </w:r>
      </w:del>
      <w:ins w:id="592" w:author="Tyler Steven Coleman" w:date="2022-12-06T13:46:00Z">
        <w:r w:rsidR="004E112B">
          <w:rPr>
            <w:lang w:val="en-GB"/>
          </w:rPr>
          <w:t xml:space="preserve">We </w:t>
        </w:r>
      </w:ins>
      <w:ins w:id="593" w:author="Tyler Steven Coleman" w:date="2022-12-06T13:47:00Z">
        <w:r w:rsidR="004E112B">
          <w:rPr>
            <w:lang w:val="en-GB"/>
          </w:rPr>
          <w:t>used a linear mixed effects model</w:t>
        </w:r>
      </w:ins>
      <w:ins w:id="594" w:author="Tyler Steven Coleman" w:date="2022-12-06T13:48:00Z">
        <w:r w:rsidR="004E112B">
          <w:rPr>
            <w:lang w:val="en-GB"/>
          </w:rPr>
          <w:t xml:space="preserve"> with a </w:t>
        </w:r>
        <w:commentRangeStart w:id="595"/>
        <w:r w:rsidR="004E112B">
          <w:rPr>
            <w:lang w:val="en-GB"/>
          </w:rPr>
          <w:t>Gaussian sampling distribu</w:t>
        </w:r>
      </w:ins>
      <w:ins w:id="596" w:author="Tyler Steven Coleman" w:date="2022-12-06T13:49:00Z">
        <w:r w:rsidR="004E112B">
          <w:rPr>
            <w:lang w:val="en-GB"/>
          </w:rPr>
          <w:t xml:space="preserve">tion </w:t>
        </w:r>
        <w:commentRangeEnd w:id="595"/>
        <w:r w:rsidR="004E112B">
          <w:rPr>
            <w:rStyle w:val="CommentReference"/>
          </w:rPr>
          <w:commentReference w:id="595"/>
        </w:r>
        <w:r w:rsidR="004E112B">
          <w:rPr>
            <w:lang w:val="en-GB"/>
          </w:rPr>
          <w:t>via maximum likelihood</w:t>
        </w:r>
      </w:ins>
      <w:ins w:id="597" w:author="Tyler Steven Coleman" w:date="2022-12-06T13:47:00Z">
        <w:r w:rsidR="004E112B">
          <w:rPr>
            <w:lang w:val="en-GB"/>
          </w:rPr>
          <w:t xml:space="preserve"> with the </w:t>
        </w:r>
        <w:proofErr w:type="spellStart"/>
        <w:r w:rsidR="004E112B">
          <w:rPr>
            <w:lang w:val="en-GB"/>
          </w:rPr>
          <w:t>lmer</w:t>
        </w:r>
        <w:proofErr w:type="spellEnd"/>
        <w:r w:rsidR="004E112B">
          <w:rPr>
            <w:lang w:val="en-GB"/>
          </w:rPr>
          <w:t xml:space="preserve"> function to assess </w:t>
        </w:r>
      </w:ins>
      <w:r w:rsidRPr="7AF1EB56">
        <w:rPr>
          <w:lang w:val="en-GB"/>
        </w:rPr>
        <w:t>total bird</w:t>
      </w:r>
      <w:ins w:id="598" w:author="Tyler Steven Coleman" w:date="2022-12-08T10:16:00Z">
        <w:r w:rsidR="00BC0952">
          <w:rPr>
            <w:lang w:val="en-GB"/>
          </w:rPr>
          <w:t xml:space="preserve"> species</w:t>
        </w:r>
      </w:ins>
      <w:r w:rsidRPr="7AF1EB56">
        <w:rPr>
          <w:lang w:val="en-GB"/>
        </w:rPr>
        <w:t xml:space="preserve"> richness</w:t>
      </w:r>
      <w:r w:rsidR="000045C7" w:rsidRPr="7AF1EB56">
        <w:rPr>
          <w:lang w:val="en-GB"/>
        </w:rPr>
        <w:t xml:space="preserve"> at feeders across the experiment </w:t>
      </w:r>
      <w:del w:id="599" w:author="Tyler Steven Coleman" w:date="2022-12-06T13:47:00Z">
        <w:r w:rsidR="000045C7" w:rsidRPr="7AF1EB56" w:rsidDel="004E112B">
          <w:rPr>
            <w:lang w:val="en-GB"/>
          </w:rPr>
          <w:delText>using a linear mixed effect model</w:delText>
        </w:r>
        <w:r w:rsidR="4670CAEB" w:rsidRPr="7AF1EB56" w:rsidDel="004E112B">
          <w:rPr>
            <w:lang w:val="en-GB"/>
          </w:rPr>
          <w:delText xml:space="preserve"> </w:delText>
        </w:r>
        <w:r w:rsidRPr="7AF1EB56" w:rsidDel="004E112B">
          <w:rPr>
            <w:lang w:val="en-GB"/>
          </w:rPr>
          <w:delText xml:space="preserve">using </w:delText>
        </w:r>
        <w:r w:rsidR="000045C7" w:rsidRPr="7AF1EB56" w:rsidDel="004E112B">
          <w:rPr>
            <w:lang w:val="en-GB"/>
          </w:rPr>
          <w:delText xml:space="preserve">the lmer function </w:delText>
        </w:r>
      </w:del>
      <w:r w:rsidRPr="7AF1EB56">
        <w:rPr>
          <w:lang w:val="en-GB"/>
        </w:rPr>
        <w:fldChar w:fldCharType="begin"/>
      </w:r>
      <w:r w:rsidRPr="7AF1EB56">
        <w:rPr>
          <w:lang w:val="en-GB"/>
        </w:rPr>
        <w:instrText xml:space="preserve"> ADDIN ZOTERO_ITEM CSL_CITATION {"citationID":"MTe6FNNl","properties":{"formattedCitation":"(Bates et al., 2015)","plainCitation":"(Bates et al., 2015)","noteIndex":0},"citationItems":[{"id":316,"uris":["http://zotero.org/users/local/ud9bfypS/items/WR9TX6CJ"],"itemData":{"id":316,"type":"article-journal","abstract":"Maximum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Pr="7AF1EB56">
        <w:rPr>
          <w:lang w:val="en-GB"/>
        </w:rPr>
        <w:fldChar w:fldCharType="separate"/>
      </w:r>
      <w:r w:rsidR="0000501B" w:rsidRPr="7AF1EB56">
        <w:rPr>
          <w:noProof/>
          <w:lang w:val="en-GB"/>
        </w:rPr>
        <w:t>(Bates et al., 2015)</w:t>
      </w:r>
      <w:r w:rsidRPr="7AF1EB56">
        <w:rPr>
          <w:lang w:val="en-GB"/>
        </w:rPr>
        <w:fldChar w:fldCharType="end"/>
      </w:r>
      <w:r w:rsidR="000045C7" w:rsidRPr="7AF1EB56">
        <w:rPr>
          <w:lang w:val="en-GB"/>
        </w:rPr>
        <w:t xml:space="preserve">. </w:t>
      </w:r>
      <w:commentRangeStart w:id="600"/>
      <w:r w:rsidR="000045C7" w:rsidRPr="7AF1EB56">
        <w:rPr>
          <w:lang w:val="en-GB"/>
        </w:rPr>
        <w:t xml:space="preserve">Feeder resource level treatment </w:t>
      </w:r>
      <w:commentRangeEnd w:id="600"/>
      <w:r w:rsidR="004D6E62">
        <w:rPr>
          <w:rStyle w:val="CommentReference"/>
        </w:rPr>
        <w:commentReference w:id="600"/>
      </w:r>
      <w:r w:rsidR="000045C7" w:rsidRPr="7AF1EB56">
        <w:rPr>
          <w:lang w:val="en-GB"/>
        </w:rPr>
        <w:t>(control = 0, low = 4, medium = 8, or high = 12 resources)</w:t>
      </w:r>
      <w:ins w:id="601" w:author="Tyler Steven Coleman" w:date="2022-12-06T12:50:00Z">
        <w:r w:rsidR="005018CA">
          <w:rPr>
            <w:lang w:val="en-GB"/>
          </w:rPr>
          <w:t xml:space="preserve"> and experiment block (1-10) were treated as fixed and random effects, respectively</w:t>
        </w:r>
      </w:ins>
      <w:del w:id="602" w:author="Tyler Steven Coleman" w:date="2022-12-06T12:50:00Z">
        <w:r w:rsidR="000045C7" w:rsidRPr="7AF1EB56" w:rsidDel="005018CA">
          <w:rPr>
            <w:lang w:val="en-GB"/>
          </w:rPr>
          <w:delText xml:space="preserve"> was a fixed </w:delText>
        </w:r>
      </w:del>
      <w:del w:id="603" w:author="Tyler Steven Coleman" w:date="2022-12-06T12:49:00Z">
        <w:r w:rsidR="000045C7" w:rsidRPr="7AF1EB56" w:rsidDel="005018CA">
          <w:rPr>
            <w:lang w:val="en-GB"/>
          </w:rPr>
          <w:delText xml:space="preserve">factor </w:delText>
        </w:r>
      </w:del>
      <w:del w:id="604" w:author="Tyler Steven Coleman" w:date="2022-12-06T12:50:00Z">
        <w:r w:rsidR="000045C7" w:rsidRPr="7AF1EB56" w:rsidDel="005018CA">
          <w:rPr>
            <w:lang w:val="en-GB"/>
          </w:rPr>
          <w:delText>and</w:delText>
        </w:r>
      </w:del>
      <w:del w:id="605" w:author="Tyler Steven Coleman" w:date="2022-12-06T12:49:00Z">
        <w:r w:rsidR="000045C7" w:rsidRPr="7AF1EB56" w:rsidDel="005018CA">
          <w:rPr>
            <w:lang w:val="en-GB"/>
          </w:rPr>
          <w:delText>,</w:delText>
        </w:r>
      </w:del>
      <w:del w:id="606" w:author="Tyler Steven Coleman" w:date="2022-12-06T12:50:00Z">
        <w:r w:rsidR="000045C7" w:rsidRPr="7AF1EB56" w:rsidDel="005018CA">
          <w:rPr>
            <w:lang w:val="en-GB"/>
          </w:rPr>
          <w:delText xml:space="preserve"> experiment block (1-10) was a random effect</w:delText>
        </w:r>
      </w:del>
      <w:r w:rsidR="000045C7" w:rsidRPr="7AF1EB56">
        <w:rPr>
          <w:lang w:val="en-GB"/>
        </w:rPr>
        <w:t xml:space="preserve">. </w:t>
      </w:r>
      <w:ins w:id="607" w:author="Tyler Steven Coleman" w:date="2022-12-06T13:50:00Z">
        <w:r w:rsidR="004E112B">
          <w:rPr>
            <w:lang w:val="en-GB"/>
          </w:rPr>
          <w:t xml:space="preserve">The </w:t>
        </w:r>
      </w:ins>
      <w:ins w:id="608" w:author="Tyler Steven Coleman" w:date="2022-12-06T13:51:00Z">
        <w:r w:rsidR="004E112B">
          <w:rPr>
            <w:lang w:val="en-GB"/>
          </w:rPr>
          <w:t>regression was expressed as</w:t>
        </w:r>
      </w:ins>
    </w:p>
    <w:p w14:paraId="5800FEDF" w14:textId="223C6AA8" w:rsidR="004E112B" w:rsidRDefault="004E112B" w:rsidP="004E112B">
      <w:pPr>
        <w:snapToGrid w:val="0"/>
        <w:spacing w:line="480" w:lineRule="auto"/>
        <w:jc w:val="center"/>
        <w:rPr>
          <w:ins w:id="609" w:author="Tyler Steven Coleman" w:date="2022-12-06T13:55:00Z"/>
          <w:rFonts w:cstheme="minorHAnsi"/>
          <w:bCs/>
          <w:i/>
          <w:iCs/>
          <w:lang w:val="en-GB"/>
        </w:rPr>
      </w:pPr>
      <m:oMath>
        <m:sSub>
          <m:sSubPr>
            <m:ctrlPr>
              <w:ins w:id="610" w:author="Tyler Steven Coleman" w:date="2022-12-06T13:51:00Z">
                <w:rPr>
                  <w:rFonts w:ascii="Cambria Math" w:hAnsi="Cambria Math" w:cstheme="minorHAnsi"/>
                  <w:i/>
                  <w:iCs/>
                  <w:lang w:val="en-GB"/>
                </w:rPr>
              </w:ins>
            </m:ctrlPr>
          </m:sSubPr>
          <m:e>
            <m:r>
              <w:ins w:id="611" w:author="Tyler Steven Coleman" w:date="2022-12-06T13:51:00Z">
                <w:rPr>
                  <w:rFonts w:ascii="Cambria Math" w:hAnsi="Cambria Math" w:cstheme="minorHAnsi"/>
                  <w:lang w:val="en-GB"/>
                </w:rPr>
                <m:t>Rich</m:t>
              </w:ins>
            </m:r>
          </m:e>
          <m:sub>
            <m:r>
              <w:ins w:id="612" w:author="Tyler Steven Coleman" w:date="2022-12-06T13:51:00Z">
                <w:rPr>
                  <w:rFonts w:ascii="Cambria Math" w:hAnsi="Cambria Math" w:cstheme="minorHAnsi"/>
                  <w:lang w:val="en-GB"/>
                </w:rPr>
                <m:t>i</m:t>
              </w:ins>
            </m:r>
          </m:sub>
        </m:sSub>
        <m:r>
          <w:ins w:id="613" w:author="Tyler Steven Coleman" w:date="2022-12-06T13:51:00Z">
            <w:rPr>
              <w:rFonts w:ascii="Cambria Math" w:hAnsi="Cambria Math" w:cstheme="minorHAnsi"/>
              <w:lang w:val="en-GB"/>
            </w:rPr>
            <m:t>~</m:t>
          </w:ins>
        </m:r>
        <m:r>
          <w:ins w:id="614" w:author="Tyler Steven Coleman" w:date="2022-12-06T13:52:00Z">
            <m:rPr>
              <m:scr m:val="script"/>
            </m:rPr>
            <w:rPr>
              <w:rFonts w:ascii="Cambria Math" w:hAnsi="Cambria Math" w:cstheme="minorHAnsi"/>
            </w:rPr>
            <m:t xml:space="preserve">N( </m:t>
          </w:ins>
        </m:r>
        <m:sSub>
          <m:sSubPr>
            <m:ctrlPr>
              <w:ins w:id="615" w:author="Tyler Steven Coleman" w:date="2022-12-06T13:52:00Z">
                <w:rPr>
                  <w:rFonts w:ascii="Cambria Math" w:hAnsi="Cambria Math" w:cstheme="minorHAnsi"/>
                  <w:bCs/>
                  <w:i/>
                  <w:iCs/>
                  <w:rPrChange w:id="616" w:author="Tyler Steven Coleman" w:date="2022-12-06T13:52:00Z">
                    <w:rPr>
                      <w:rFonts w:ascii="Cambria Math" w:hAnsi="Cambria Math" w:cstheme="minorHAnsi"/>
                      <w:b/>
                      <w:i/>
                      <w:iCs/>
                    </w:rPr>
                  </w:rPrChange>
                </w:rPr>
              </w:ins>
            </m:ctrlPr>
          </m:sSubPr>
          <m:e>
            <m:r>
              <w:ins w:id="617" w:author="Tyler Steven Coleman" w:date="2022-12-06T13:52:00Z">
                <w:rPr>
                  <w:rFonts w:ascii="Cambria Math" w:hAnsi="Cambria Math" w:cstheme="minorHAnsi"/>
                </w:rPr>
                <m:t>μ</m:t>
              </w:ins>
            </m:r>
          </m:e>
          <m:sub>
            <m:r>
              <w:ins w:id="618" w:author="Tyler Steven Coleman" w:date="2022-12-06T13:52:00Z">
                <w:rPr>
                  <w:rFonts w:ascii="Cambria Math" w:hAnsi="Cambria Math" w:cstheme="minorHAnsi"/>
                </w:rPr>
                <m:t>i</m:t>
              </w:ins>
            </m:r>
          </m:sub>
        </m:sSub>
        <m:r>
          <w:ins w:id="619" w:author="Tyler Steven Coleman" w:date="2022-12-06T13:52:00Z">
            <w:rPr>
              <w:rFonts w:ascii="Cambria Math" w:hAnsi="Cambria Math" w:cstheme="minorHAnsi"/>
            </w:rPr>
            <m:t xml:space="preserve"> , </m:t>
          </w:ins>
        </m:r>
        <m:sSup>
          <m:sSupPr>
            <m:ctrlPr>
              <w:ins w:id="620" w:author="Tyler Steven Coleman" w:date="2022-12-06T13:52:00Z">
                <w:rPr>
                  <w:rFonts w:ascii="Cambria Math" w:hAnsi="Cambria Math" w:cstheme="minorHAnsi"/>
                  <w:bCs/>
                  <w:i/>
                  <w:iCs/>
                  <w:rPrChange w:id="621" w:author="Tyler Steven Coleman" w:date="2022-12-06T13:52:00Z">
                    <w:rPr>
                      <w:rFonts w:ascii="Cambria Math" w:hAnsi="Cambria Math" w:cstheme="minorHAnsi"/>
                      <w:b/>
                      <w:i/>
                      <w:iCs/>
                    </w:rPr>
                  </w:rPrChange>
                </w:rPr>
              </w:ins>
            </m:ctrlPr>
          </m:sSupPr>
          <m:e>
            <m:r>
              <w:ins w:id="622" w:author="Tyler Steven Coleman" w:date="2022-12-06T13:52:00Z">
                <w:rPr>
                  <w:rFonts w:ascii="Cambria Math" w:hAnsi="Cambria Math" w:cstheme="minorHAnsi"/>
                </w:rPr>
                <m:t>σ</m:t>
              </w:ins>
            </m:r>
          </m:e>
          <m:sup>
            <m:r>
              <w:ins w:id="623" w:author="Tyler Steven Coleman" w:date="2022-12-06T13:52:00Z">
                <w:rPr>
                  <w:rFonts w:ascii="Cambria Math" w:hAnsi="Cambria Math" w:cstheme="minorHAnsi"/>
                </w:rPr>
                <m:t>2</m:t>
              </w:ins>
            </m:r>
          </m:sup>
        </m:sSup>
        <m:r>
          <w:ins w:id="624" w:author="Tyler Steven Coleman" w:date="2022-12-06T13:52:00Z">
            <w:rPr>
              <w:rFonts w:ascii="Cambria Math" w:hAnsi="Cambria Math" w:cstheme="minorHAnsi"/>
            </w:rPr>
            <m:t xml:space="preserve"> )</m:t>
          </w:ins>
        </m:r>
      </m:oMath>
      <w:ins w:id="625" w:author="Tyler Steven Coleman" w:date="2022-12-06T13:51:00Z">
        <w:r w:rsidRPr="004E112B">
          <w:rPr>
            <w:rFonts w:eastAsiaTheme="minorEastAsia" w:cstheme="minorHAnsi"/>
            <w:bCs/>
            <w:i/>
            <w:iCs/>
            <w:lang w:val="en-GB"/>
          </w:rPr>
          <w:tab/>
        </w:r>
        <w:r w:rsidRPr="004E112B">
          <w:rPr>
            <w:rFonts w:eastAsiaTheme="minorEastAsia" w:cstheme="minorHAnsi"/>
            <w:bCs/>
            <w:i/>
            <w:iCs/>
            <w:lang w:val="en-GB"/>
          </w:rPr>
          <w:tab/>
        </w:r>
        <w:r w:rsidRPr="004E112B">
          <w:rPr>
            <w:rFonts w:eastAsiaTheme="minorEastAsia" w:cstheme="minorHAnsi"/>
            <w:bCs/>
            <w:i/>
            <w:iCs/>
            <w:lang w:val="en-GB"/>
          </w:rPr>
          <w:tab/>
        </w:r>
        <w:r w:rsidRPr="004E112B">
          <w:rPr>
            <w:rFonts w:cstheme="minorHAnsi"/>
            <w:bCs/>
            <w:i/>
            <w:iCs/>
            <w:lang w:val="en-GB"/>
          </w:rPr>
          <w:t xml:space="preserve">(eq. </w:t>
        </w:r>
        <w:r w:rsidRPr="004E112B">
          <w:rPr>
            <w:rFonts w:cstheme="minorHAnsi"/>
            <w:bCs/>
            <w:i/>
            <w:iCs/>
            <w:lang w:val="en-GB"/>
          </w:rPr>
          <w:t>5</w:t>
        </w:r>
        <w:r w:rsidRPr="004E112B">
          <w:rPr>
            <w:rFonts w:cstheme="minorHAnsi"/>
            <w:bCs/>
            <w:i/>
            <w:iCs/>
            <w:lang w:val="en-GB"/>
          </w:rPr>
          <w:t>)</w:t>
        </w:r>
      </w:ins>
    </w:p>
    <w:p w14:paraId="1BC68415" w14:textId="55A50852" w:rsidR="004E112B" w:rsidRDefault="004E112B" w:rsidP="004E112B">
      <w:pPr>
        <w:snapToGrid w:val="0"/>
        <w:spacing w:line="480" w:lineRule="auto"/>
        <w:jc w:val="center"/>
        <w:rPr>
          <w:ins w:id="626" w:author="Tyler Steven Coleman" w:date="2022-12-06T13:56:00Z"/>
          <w:rFonts w:cstheme="minorHAnsi"/>
          <w:i/>
          <w:iCs/>
          <w:lang w:val="en-GB"/>
        </w:rPr>
      </w:pPr>
      <m:oMath>
        <m:sSub>
          <m:sSubPr>
            <m:ctrlPr>
              <w:ins w:id="627" w:author="Tyler Steven Coleman" w:date="2022-12-06T13:55:00Z">
                <w:rPr>
                  <w:rFonts w:ascii="Cambria Math" w:hAnsi="Cambria Math" w:cstheme="minorHAnsi"/>
                  <w:i/>
                  <w:iCs/>
                  <w:lang w:val="en-GB"/>
                </w:rPr>
              </w:ins>
            </m:ctrlPr>
          </m:sSubPr>
          <m:e>
            <m:r>
              <w:ins w:id="628" w:author="Tyler Steven Coleman" w:date="2022-12-08T10:14:00Z">
                <w:rPr>
                  <w:rFonts w:ascii="Cambria Math" w:hAnsi="Cambria Math" w:cstheme="minorHAnsi"/>
                </w:rPr>
                <m:t>μ</m:t>
              </w:ins>
            </m:r>
          </m:e>
          <m:sub>
            <m:r>
              <w:ins w:id="629" w:author="Tyler Steven Coleman" w:date="2022-12-06T13:55:00Z">
                <w:rPr>
                  <w:rFonts w:ascii="Cambria Math" w:hAnsi="Cambria Math" w:cstheme="minorHAnsi"/>
                  <w:lang w:val="en-GB"/>
                </w:rPr>
                <m:t>i</m:t>
              </w:ins>
            </m:r>
          </m:sub>
        </m:sSub>
        <m:r>
          <w:ins w:id="630" w:author="Tyler Steven Coleman" w:date="2022-12-06T13:55:00Z">
            <w:rPr>
              <w:rFonts w:ascii="Cambria Math" w:hAnsi="Cambria Math" w:cstheme="minorHAnsi"/>
              <w:lang w:val="en-GB"/>
            </w:rPr>
            <m:t>~</m:t>
          </w:ins>
        </m:r>
        <m:sSub>
          <m:sSubPr>
            <m:ctrlPr>
              <w:ins w:id="631" w:author="Tyler Steven Coleman" w:date="2022-12-06T13:55:00Z">
                <w:rPr>
                  <w:rFonts w:ascii="Cambria Math" w:hAnsi="Cambria Math" w:cstheme="minorHAnsi"/>
                  <w:i/>
                  <w:iCs/>
                </w:rPr>
              </w:ins>
            </m:ctrlPr>
          </m:sSubPr>
          <m:e>
            <m:r>
              <w:ins w:id="632" w:author="Tyler Steven Coleman" w:date="2022-12-06T13:55:00Z">
                <w:rPr>
                  <w:rFonts w:ascii="Cambria Math" w:hAnsi="Cambria Math" w:cstheme="minorHAnsi"/>
                </w:rPr>
                <m:t>β</m:t>
              </w:ins>
            </m:r>
          </m:e>
          <m:sub>
            <m:r>
              <w:ins w:id="633" w:author="Tyler Steven Coleman" w:date="2022-12-06T13:55:00Z">
                <w:rPr>
                  <w:rFonts w:ascii="Cambria Math" w:hAnsi="Cambria Math" w:cstheme="minorHAnsi"/>
                </w:rPr>
                <m:t>0</m:t>
              </w:ins>
            </m:r>
          </m:sub>
        </m:sSub>
        <m:r>
          <w:ins w:id="634" w:author="Tyler Steven Coleman" w:date="2022-12-06T13:55:00Z">
            <w:rPr>
              <w:rFonts w:ascii="Cambria Math" w:hAnsi="Cambria Math" w:cstheme="minorHAnsi"/>
            </w:rPr>
            <m:t>+</m:t>
          </w:ins>
        </m:r>
        <m:sSub>
          <m:sSubPr>
            <m:ctrlPr>
              <w:ins w:id="635" w:author="Tyler Steven Coleman" w:date="2022-12-06T13:55:00Z">
                <w:rPr>
                  <w:rFonts w:ascii="Cambria Math" w:hAnsi="Cambria Math" w:cstheme="minorHAnsi"/>
                  <w:i/>
                  <w:iCs/>
                </w:rPr>
              </w:ins>
            </m:ctrlPr>
          </m:sSubPr>
          <m:e>
            <m:r>
              <w:ins w:id="636" w:author="Tyler Steven Coleman" w:date="2022-12-06T13:55:00Z">
                <w:rPr>
                  <w:rFonts w:ascii="Cambria Math" w:hAnsi="Cambria Math" w:cstheme="minorHAnsi"/>
                </w:rPr>
                <m:t>β</m:t>
              </w:ins>
            </m:r>
          </m:e>
          <m:sub>
            <m:r>
              <w:ins w:id="637" w:author="Tyler Steven Coleman" w:date="2022-12-06T13:55:00Z">
                <w:rPr>
                  <w:rFonts w:ascii="Cambria Math" w:hAnsi="Cambria Math" w:cstheme="minorHAnsi"/>
                </w:rPr>
                <m:t>1</m:t>
              </w:ins>
            </m:r>
          </m:sub>
        </m:sSub>
        <m:sSub>
          <m:sSubPr>
            <m:ctrlPr>
              <w:ins w:id="638" w:author="Tyler Steven Coleman" w:date="2022-12-06T13:55:00Z">
                <w:rPr>
                  <w:rFonts w:ascii="Cambria Math" w:hAnsi="Cambria Math" w:cstheme="minorHAnsi"/>
                  <w:i/>
                  <w:iCs/>
                  <w:lang w:val="en-GB"/>
                </w:rPr>
              </w:ins>
            </m:ctrlPr>
          </m:sSubPr>
          <m:e>
            <m:r>
              <w:ins w:id="639" w:author="Tyler Steven Coleman" w:date="2022-12-06T13:55:00Z">
                <w:rPr>
                  <w:rFonts w:ascii="Cambria Math" w:hAnsi="Cambria Math" w:cstheme="minorHAnsi"/>
                </w:rPr>
                <m:t>trea</m:t>
              </w:ins>
            </m:r>
            <m:r>
              <w:ins w:id="640" w:author="Tyler Steven Coleman" w:date="2022-12-06T13:55:00Z">
                <w:rPr>
                  <w:rFonts w:ascii="Cambria Math" w:hAnsi="Cambria Math" w:cstheme="minorHAnsi"/>
                </w:rPr>
                <m:t>t</m:t>
              </w:ins>
            </m:r>
          </m:e>
          <m:sub>
            <m:r>
              <w:ins w:id="641" w:author="Tyler Steven Coleman" w:date="2022-12-06T13:55:00Z">
                <w:rPr>
                  <w:rFonts w:ascii="Cambria Math" w:hAnsi="Cambria Math" w:cstheme="minorHAnsi"/>
                  <w:lang w:val="en-GB"/>
                </w:rPr>
                <m:t>i</m:t>
              </w:ins>
            </m:r>
          </m:sub>
        </m:sSub>
        <m:r>
          <w:ins w:id="642" w:author="Tyler Steven Coleman" w:date="2022-12-06T13:55:00Z">
            <w:rPr>
              <w:rFonts w:ascii="Cambria Math" w:hAnsi="Cambria Math" w:cstheme="minorHAnsi"/>
              <w:lang w:val="en-GB"/>
            </w:rPr>
            <m:t>+</m:t>
          </w:ins>
        </m:r>
        <m:sSub>
          <m:sSubPr>
            <m:ctrlPr>
              <w:ins w:id="643" w:author="Tyler Steven Coleman" w:date="2022-12-06T13:55:00Z">
                <w:rPr>
                  <w:rFonts w:ascii="Cambria Math" w:hAnsi="Cambria Math" w:cstheme="minorHAnsi"/>
                  <w:i/>
                  <w:iCs/>
                </w:rPr>
              </w:ins>
            </m:ctrlPr>
          </m:sSubPr>
          <m:e>
            <m:r>
              <w:ins w:id="644" w:author="Tyler Steven Coleman" w:date="2022-12-06T13:55:00Z">
                <w:rPr>
                  <w:rFonts w:ascii="Cambria Math" w:hAnsi="Cambria Math" w:cstheme="minorHAnsi"/>
                </w:rPr>
                <m:t>b</m:t>
              </w:ins>
            </m:r>
          </m:e>
          <m:sub>
            <m:r>
              <w:ins w:id="645" w:author="Tyler Steven Coleman" w:date="2022-12-06T13:55:00Z">
                <w:rPr>
                  <w:rFonts w:ascii="Cambria Math" w:hAnsi="Cambria Math" w:cstheme="minorHAnsi"/>
                </w:rPr>
                <m:t>i</m:t>
              </w:ins>
            </m:r>
          </m:sub>
        </m:sSub>
        <m:r>
          <w:ins w:id="646" w:author="Tyler Steven Coleman" w:date="2022-12-06T13:55:00Z">
            <m:rPr>
              <m:scr m:val="script"/>
            </m:rPr>
            <w:rPr>
              <w:rFonts w:ascii="Cambria Math" w:hAnsi="Cambria Math" w:cstheme="minorHAnsi"/>
            </w:rPr>
            <m:t>~N</m:t>
          </w:ins>
        </m:r>
        <m:d>
          <m:dPr>
            <m:ctrlPr>
              <w:ins w:id="647" w:author="Tyler Steven Coleman" w:date="2022-12-06T13:55:00Z">
                <w:rPr>
                  <w:rFonts w:ascii="Cambria Math" w:hAnsi="Cambria Math" w:cstheme="minorHAnsi"/>
                  <w:i/>
                  <w:iCs/>
                </w:rPr>
              </w:ins>
            </m:ctrlPr>
          </m:dPr>
          <m:e>
            <m:r>
              <w:ins w:id="648" w:author="Tyler Steven Coleman" w:date="2022-12-06T13:55:00Z">
                <w:rPr>
                  <w:rFonts w:ascii="Cambria Math" w:hAnsi="Cambria Math" w:cstheme="minorHAnsi"/>
                </w:rPr>
                <m:t xml:space="preserve"> </m:t>
              </w:ins>
            </m:r>
            <m:sSub>
              <m:sSubPr>
                <m:ctrlPr>
                  <w:ins w:id="649" w:author="Tyler Steven Coleman" w:date="2022-12-06T13:55:00Z">
                    <w:rPr>
                      <w:rFonts w:ascii="Cambria Math" w:hAnsi="Cambria Math" w:cstheme="minorHAnsi"/>
                      <w:i/>
                      <w:iCs/>
                    </w:rPr>
                  </w:ins>
                </m:ctrlPr>
              </m:sSubPr>
              <m:e>
                <m:r>
                  <w:ins w:id="650" w:author="Tyler Steven Coleman" w:date="2022-12-06T13:55:00Z">
                    <w:rPr>
                      <w:rFonts w:ascii="Cambria Math" w:hAnsi="Cambria Math" w:cstheme="minorHAnsi"/>
                    </w:rPr>
                    <m:t>μ</m:t>
                  </w:ins>
                </m:r>
              </m:e>
              <m:sub>
                <m:r>
                  <w:ins w:id="651" w:author="Tyler Steven Coleman" w:date="2022-12-06T13:55:00Z">
                    <w:rPr>
                      <w:rFonts w:ascii="Cambria Math" w:hAnsi="Cambria Math" w:cstheme="minorHAnsi"/>
                    </w:rPr>
                    <m:t>i</m:t>
                  </w:ins>
                </m:r>
              </m:sub>
            </m:sSub>
            <m:r>
              <w:ins w:id="652" w:author="Tyler Steven Coleman" w:date="2022-12-06T13:55:00Z">
                <w:rPr>
                  <w:rFonts w:ascii="Cambria Math" w:hAnsi="Cambria Math" w:cstheme="minorHAnsi"/>
                </w:rPr>
                <m:t xml:space="preserve"> , </m:t>
              </w:ins>
            </m:r>
            <m:sSup>
              <m:sSupPr>
                <m:ctrlPr>
                  <w:ins w:id="653" w:author="Tyler Steven Coleman" w:date="2022-12-06T13:55:00Z">
                    <w:rPr>
                      <w:rFonts w:ascii="Cambria Math" w:hAnsi="Cambria Math" w:cstheme="minorHAnsi"/>
                      <w:i/>
                      <w:iCs/>
                    </w:rPr>
                  </w:ins>
                </m:ctrlPr>
              </m:sSupPr>
              <m:e>
                <m:r>
                  <w:ins w:id="654" w:author="Tyler Steven Coleman" w:date="2022-12-06T13:55:00Z">
                    <w:rPr>
                      <w:rFonts w:ascii="Cambria Math" w:hAnsi="Cambria Math" w:cstheme="minorHAnsi"/>
                    </w:rPr>
                    <m:t>σ</m:t>
                  </w:ins>
                </m:r>
              </m:e>
              <m:sup>
                <m:r>
                  <w:ins w:id="655" w:author="Tyler Steven Coleman" w:date="2022-12-06T13:55:00Z">
                    <w:rPr>
                      <w:rFonts w:ascii="Cambria Math" w:hAnsi="Cambria Math" w:cstheme="minorHAnsi"/>
                    </w:rPr>
                    <m:t>2</m:t>
                  </w:ins>
                </m:r>
              </m:sup>
            </m:sSup>
          </m:e>
        </m:d>
        <m:r>
          <w:ins w:id="656" w:author="Tyler Steven Coleman" w:date="2022-12-06T13:55:00Z">
            <w:rPr>
              <w:rFonts w:ascii="Cambria Math" w:hAnsi="Cambria Math" w:cstheme="minorHAnsi"/>
            </w:rPr>
            <m:t xml:space="preserve"> </m:t>
          </w:ins>
        </m:r>
      </m:oMath>
      <w:ins w:id="657" w:author="Tyler Steven Coleman" w:date="2022-12-06T13:55:00Z">
        <w:r>
          <w:rPr>
            <w:rFonts w:eastAsiaTheme="minorEastAsia" w:cstheme="minorHAnsi"/>
            <w:i/>
            <w:iCs/>
          </w:rPr>
          <w:tab/>
        </w:r>
        <w:r>
          <w:rPr>
            <w:rFonts w:eastAsiaTheme="minorEastAsia" w:cstheme="minorHAnsi"/>
            <w:i/>
            <w:iCs/>
          </w:rPr>
          <w:tab/>
        </w:r>
        <w:r>
          <w:rPr>
            <w:rFonts w:eastAsiaTheme="minorEastAsia" w:cstheme="minorHAnsi"/>
            <w:i/>
            <w:iCs/>
          </w:rPr>
          <w:tab/>
        </w:r>
        <w:r w:rsidRPr="004472E2">
          <w:rPr>
            <w:rFonts w:cstheme="minorHAnsi"/>
            <w:i/>
            <w:iCs/>
            <w:lang w:val="en-GB"/>
          </w:rPr>
          <w:t xml:space="preserve">(eq. </w:t>
        </w:r>
        <w:r>
          <w:rPr>
            <w:rFonts w:cstheme="minorHAnsi"/>
            <w:i/>
            <w:iCs/>
            <w:lang w:val="en-GB"/>
          </w:rPr>
          <w:t>6</w:t>
        </w:r>
        <w:r w:rsidRPr="004472E2">
          <w:rPr>
            <w:rFonts w:cstheme="minorHAnsi"/>
            <w:i/>
            <w:iCs/>
            <w:lang w:val="en-GB"/>
          </w:rPr>
          <w:t>)</w:t>
        </w:r>
      </w:ins>
    </w:p>
    <w:p w14:paraId="0F481973" w14:textId="18F81A35" w:rsidR="00DB430C" w:rsidDel="002D1556" w:rsidRDefault="004E112B" w:rsidP="001B7019">
      <w:pPr>
        <w:snapToGrid w:val="0"/>
        <w:spacing w:line="480" w:lineRule="auto"/>
        <w:rPr>
          <w:del w:id="658" w:author="Tyler Steven Coleman" w:date="2022-12-06T13:59:00Z"/>
          <w:lang w:val="en-GB"/>
        </w:rPr>
        <w:pPrChange w:id="659" w:author="Tyler Steven Coleman" w:date="2022-12-06T15:26:00Z">
          <w:pPr>
            <w:snapToGrid w:val="0"/>
            <w:spacing w:line="480" w:lineRule="auto"/>
            <w:ind w:firstLine="720"/>
          </w:pPr>
        </w:pPrChange>
      </w:pPr>
      <w:ins w:id="660" w:author="Tyler Steven Coleman" w:date="2022-12-06T13:51:00Z">
        <w:r w:rsidRPr="004472E2">
          <w:rPr>
            <w:rFonts w:cstheme="minorHAnsi"/>
            <w:lang w:val="en-GB"/>
          </w:rPr>
          <w:t xml:space="preserve">where </w:t>
        </w:r>
      </w:ins>
      <m:oMath>
        <m:sSub>
          <m:sSubPr>
            <m:ctrlPr>
              <w:ins w:id="661" w:author="Tyler Steven Coleman" w:date="2022-12-06T13:51:00Z">
                <w:rPr>
                  <w:rFonts w:ascii="Cambria Math" w:hAnsi="Cambria Math" w:cstheme="minorHAnsi"/>
                  <w:i/>
                  <w:iCs/>
                  <w:lang w:val="en-GB"/>
                </w:rPr>
              </w:ins>
            </m:ctrlPr>
          </m:sSubPr>
          <m:e>
            <m:r>
              <w:ins w:id="662" w:author="Tyler Steven Coleman" w:date="2022-12-06T13:52:00Z">
                <w:rPr>
                  <w:rFonts w:ascii="Cambria Math" w:hAnsi="Cambria Math" w:cstheme="minorHAnsi"/>
                  <w:lang w:val="en-GB"/>
                </w:rPr>
                <m:t>Ri</m:t>
              </w:ins>
            </m:r>
            <m:r>
              <w:ins w:id="663" w:author="Tyler Steven Coleman" w:date="2022-12-06T13:53:00Z">
                <w:rPr>
                  <w:rFonts w:ascii="Cambria Math" w:hAnsi="Cambria Math" w:cstheme="minorHAnsi"/>
                  <w:lang w:val="en-GB"/>
                </w:rPr>
                <m:t>ch</m:t>
              </w:ins>
            </m:r>
          </m:e>
          <m:sub>
            <m:r>
              <w:ins w:id="664" w:author="Tyler Steven Coleman" w:date="2022-12-06T13:51:00Z">
                <w:rPr>
                  <w:rFonts w:ascii="Cambria Math" w:hAnsi="Cambria Math" w:cstheme="minorHAnsi"/>
                  <w:lang w:val="en-GB"/>
                </w:rPr>
                <m:t>i</m:t>
              </w:ins>
            </m:r>
          </m:sub>
        </m:sSub>
      </m:oMath>
      <w:ins w:id="665" w:author="Tyler Steven Coleman" w:date="2022-12-06T13:51:00Z">
        <w:r w:rsidRPr="004472E2">
          <w:rPr>
            <w:rFonts w:eastAsiaTheme="minorEastAsia" w:cstheme="minorHAnsi"/>
            <w:iCs/>
            <w:lang w:val="en-GB"/>
          </w:rPr>
          <w:t xml:space="preserve"> is the </w:t>
        </w:r>
      </w:ins>
      <w:ins w:id="666" w:author="Tyler Steven Coleman" w:date="2022-12-06T13:53:00Z">
        <w:r>
          <w:rPr>
            <w:rFonts w:eastAsiaTheme="minorEastAsia" w:cstheme="minorHAnsi"/>
            <w:iCs/>
            <w:lang w:val="en-GB"/>
          </w:rPr>
          <w:t xml:space="preserve">normally </w:t>
        </w:r>
      </w:ins>
      <w:ins w:id="667" w:author="Tyler Steven Coleman" w:date="2022-12-06T13:51:00Z">
        <w:r w:rsidRPr="004472E2">
          <w:rPr>
            <w:rFonts w:eastAsiaTheme="minorEastAsia" w:cstheme="minorHAnsi"/>
            <w:iCs/>
            <w:lang w:val="en-GB"/>
          </w:rPr>
          <w:t>distributed</w:t>
        </w:r>
      </w:ins>
      <w:ins w:id="668" w:author="Tyler Steven Coleman" w:date="2022-12-06T13:53:00Z">
        <w:r>
          <w:rPr>
            <w:rFonts w:eastAsiaTheme="minorEastAsia" w:cstheme="minorHAnsi"/>
            <w:iCs/>
            <w:lang w:val="en-GB"/>
          </w:rPr>
          <w:t xml:space="preserve"> range of </w:t>
        </w:r>
      </w:ins>
      <w:ins w:id="669" w:author="Tyler Steven Coleman" w:date="2022-12-06T13:51:00Z">
        <w:r>
          <w:rPr>
            <w:rFonts w:eastAsiaTheme="minorEastAsia" w:cstheme="minorHAnsi"/>
            <w:iCs/>
            <w:lang w:val="en-GB"/>
          </w:rPr>
          <w:t>bird</w:t>
        </w:r>
      </w:ins>
      <w:ins w:id="670" w:author="Tyler Steven Coleman" w:date="2022-12-06T13:53:00Z">
        <w:r>
          <w:rPr>
            <w:rFonts w:eastAsiaTheme="minorEastAsia" w:cstheme="minorHAnsi"/>
            <w:iCs/>
            <w:lang w:val="en-GB"/>
          </w:rPr>
          <w:t xml:space="preserve"> </w:t>
        </w:r>
      </w:ins>
      <w:ins w:id="671" w:author="Tyler Steven Coleman" w:date="2022-12-08T10:16:00Z">
        <w:r w:rsidR="00BC0952">
          <w:rPr>
            <w:rFonts w:eastAsiaTheme="minorEastAsia" w:cstheme="minorHAnsi"/>
            <w:iCs/>
            <w:lang w:val="en-GB"/>
          </w:rPr>
          <w:t xml:space="preserve">species </w:t>
        </w:r>
      </w:ins>
      <w:ins w:id="672" w:author="Tyler Steven Coleman" w:date="2022-12-06T13:53:00Z">
        <w:r>
          <w:rPr>
            <w:rFonts w:eastAsiaTheme="minorEastAsia" w:cstheme="minorHAnsi"/>
            <w:iCs/>
            <w:lang w:val="en-GB"/>
          </w:rPr>
          <w:t xml:space="preserve">richness observed </w:t>
        </w:r>
      </w:ins>
      <w:ins w:id="673" w:author="Tyler Steven Coleman" w:date="2022-12-06T13:51:00Z">
        <w:r>
          <w:rPr>
            <w:rFonts w:eastAsiaTheme="minorEastAsia" w:cstheme="minorHAnsi"/>
            <w:iCs/>
            <w:lang w:val="en-GB"/>
          </w:rPr>
          <w:t>in</w:t>
        </w:r>
      </w:ins>
      <w:ins w:id="674" w:author="Tyler Steven Coleman" w:date="2022-12-06T13:53:00Z">
        <w:r>
          <w:rPr>
            <w:rFonts w:eastAsiaTheme="minorEastAsia" w:cstheme="minorHAnsi"/>
            <w:iCs/>
            <w:lang w:val="en-GB"/>
          </w:rPr>
          <w:t xml:space="preserve"> each</w:t>
        </w:r>
      </w:ins>
      <w:ins w:id="675" w:author="Tyler Steven Coleman" w:date="2022-12-06T13:51:00Z">
        <w:r>
          <w:rPr>
            <w:rFonts w:eastAsiaTheme="minorEastAsia" w:cstheme="minorHAnsi"/>
            <w:iCs/>
            <w:lang w:val="en-GB"/>
          </w:rPr>
          <w:t xml:space="preserve"> block </w:t>
        </w:r>
      </w:ins>
      <m:oMath>
        <m:r>
          <w:ins w:id="676" w:author="Tyler Steven Coleman" w:date="2022-12-06T13:51:00Z">
            <w:rPr>
              <w:rFonts w:ascii="Cambria Math" w:eastAsiaTheme="minorEastAsia" w:hAnsi="Cambria Math" w:cstheme="minorHAnsi"/>
              <w:lang w:val="en-GB"/>
            </w:rPr>
            <m:t>i</m:t>
          </w:ins>
        </m:r>
      </m:oMath>
      <w:ins w:id="677" w:author="Tyler Steven Coleman" w:date="2022-12-06T15:26:00Z">
        <w:r w:rsidR="001B7019">
          <w:rPr>
            <w:rFonts w:eastAsiaTheme="minorEastAsia" w:cstheme="minorHAnsi"/>
            <w:iCs/>
            <w:lang w:val="en-GB"/>
          </w:rPr>
          <w:t xml:space="preserve"> </w:t>
        </w:r>
      </w:ins>
      <w:ins w:id="678" w:author="Tyler Steven Coleman" w:date="2022-12-06T13:51:00Z">
        <w:r w:rsidRPr="004472E2">
          <w:rPr>
            <w:rFonts w:eastAsiaTheme="minorEastAsia" w:cstheme="minorHAnsi"/>
            <w:iCs/>
            <w:lang w:val="en-GB"/>
          </w:rPr>
          <w:t xml:space="preserve">(equation </w:t>
        </w:r>
      </w:ins>
      <w:ins w:id="679" w:author="Tyler Steven Coleman" w:date="2022-12-06T13:56:00Z">
        <w:r w:rsidR="002D1556">
          <w:rPr>
            <w:rFonts w:eastAsiaTheme="minorEastAsia" w:cstheme="minorHAnsi"/>
            <w:iCs/>
            <w:lang w:val="en-GB"/>
          </w:rPr>
          <w:t>5</w:t>
        </w:r>
      </w:ins>
      <w:ins w:id="680" w:author="Tyler Steven Coleman" w:date="2022-12-06T13:51:00Z">
        <w:r w:rsidRPr="004472E2">
          <w:rPr>
            <w:rFonts w:eastAsiaTheme="minorEastAsia" w:cstheme="minorHAnsi"/>
            <w:iCs/>
            <w:lang w:val="en-GB"/>
          </w:rPr>
          <w:t xml:space="preserve">), </w:t>
        </w:r>
      </w:ins>
      <m:oMath>
        <m:sSub>
          <m:sSubPr>
            <m:ctrlPr>
              <w:ins w:id="681" w:author="Tyler Steven Coleman" w:date="2022-12-06T13:51:00Z">
                <w:rPr>
                  <w:rFonts w:ascii="Cambria Math" w:hAnsi="Cambria Math" w:cstheme="minorHAnsi"/>
                  <w:i/>
                  <w:iCs/>
                  <w:lang w:val="en-GB"/>
                </w:rPr>
              </w:ins>
            </m:ctrlPr>
          </m:sSubPr>
          <m:e>
            <m:r>
              <w:ins w:id="682" w:author="Tyler Steven Coleman" w:date="2022-12-06T13:51:00Z">
                <w:rPr>
                  <w:rFonts w:ascii="Cambria Math" w:hAnsi="Cambria Math" w:cstheme="minorHAnsi"/>
                </w:rPr>
                <m:t>μ</m:t>
              </w:ins>
            </m:r>
          </m:e>
          <m:sub>
            <m:r>
              <w:ins w:id="683" w:author="Tyler Steven Coleman" w:date="2022-12-06T13:51:00Z">
                <w:rPr>
                  <w:rFonts w:ascii="Cambria Math" w:hAnsi="Cambria Math" w:cstheme="minorHAnsi"/>
                  <w:lang w:val="en-GB"/>
                </w:rPr>
                <m:t>i</m:t>
              </w:ins>
            </m:r>
          </m:sub>
        </m:sSub>
      </m:oMath>
      <w:ins w:id="684" w:author="Tyler Steven Coleman" w:date="2022-12-06T13:51:00Z">
        <w:r w:rsidRPr="004472E2">
          <w:rPr>
            <w:rFonts w:eastAsiaTheme="minorEastAsia" w:cstheme="minorHAnsi"/>
            <w:iCs/>
            <w:lang w:val="en-GB"/>
          </w:rPr>
          <w:t xml:space="preserve"> is the expected value for that sample in </w:t>
        </w:r>
        <w:r>
          <w:rPr>
            <w:rFonts w:eastAsiaTheme="minorEastAsia" w:cstheme="minorHAnsi"/>
            <w:iCs/>
            <w:lang w:val="en-GB"/>
          </w:rPr>
          <w:t>block</w:t>
        </w:r>
        <w:r w:rsidRPr="004472E2">
          <w:rPr>
            <w:rFonts w:eastAsiaTheme="minorEastAsia" w:cstheme="minorHAnsi"/>
            <w:iCs/>
            <w:lang w:val="en-GB"/>
          </w:rPr>
          <w:t xml:space="preserve"> </w:t>
        </w:r>
      </w:ins>
      <m:oMath>
        <m:r>
          <w:ins w:id="685" w:author="Tyler Steven Coleman" w:date="2022-12-06T13:51:00Z">
            <w:rPr>
              <w:rFonts w:ascii="Cambria Math" w:eastAsiaTheme="minorEastAsia" w:hAnsi="Cambria Math" w:cstheme="minorHAnsi"/>
              <w:lang w:val="en-GB"/>
            </w:rPr>
            <m:t>i</m:t>
          </w:ins>
        </m:r>
      </m:oMath>
      <w:ins w:id="686" w:author="Tyler Steven Coleman" w:date="2022-12-06T13:51:00Z">
        <w:r w:rsidRPr="004472E2">
          <w:rPr>
            <w:rFonts w:eastAsiaTheme="minorEastAsia" w:cstheme="minorHAnsi"/>
            <w:iCs/>
            <w:lang w:val="en-GB"/>
          </w:rPr>
          <w:t xml:space="preserve">, </w:t>
        </w:r>
      </w:ins>
      <m:oMath>
        <m:sSup>
          <m:sSupPr>
            <m:ctrlPr>
              <w:ins w:id="687" w:author="Tyler Steven Coleman" w:date="2022-12-06T13:54:00Z">
                <w:rPr>
                  <w:rFonts w:ascii="Cambria Math" w:hAnsi="Cambria Math" w:cstheme="minorHAnsi"/>
                  <w:bCs/>
                  <w:i/>
                  <w:iCs/>
                </w:rPr>
              </w:ins>
            </m:ctrlPr>
          </m:sSupPr>
          <m:e>
            <m:r>
              <w:ins w:id="688" w:author="Tyler Steven Coleman" w:date="2022-12-06T13:54:00Z">
                <w:rPr>
                  <w:rFonts w:ascii="Cambria Math" w:hAnsi="Cambria Math" w:cstheme="minorHAnsi"/>
                </w:rPr>
                <m:t>σ</m:t>
              </w:ins>
            </m:r>
          </m:e>
          <m:sup>
            <m:r>
              <w:ins w:id="689" w:author="Tyler Steven Coleman" w:date="2022-12-06T13:54:00Z">
                <w:rPr>
                  <w:rFonts w:ascii="Cambria Math" w:hAnsi="Cambria Math" w:cstheme="minorHAnsi"/>
                </w:rPr>
                <m:t>2</m:t>
              </w:ins>
            </m:r>
          </m:sup>
        </m:sSup>
      </m:oMath>
      <w:ins w:id="690" w:author="Tyler Steven Coleman" w:date="2022-12-06T13:54:00Z">
        <w:r>
          <w:rPr>
            <w:rFonts w:eastAsiaTheme="minorEastAsia" w:cstheme="minorHAnsi"/>
            <w:bCs/>
            <w:iCs/>
          </w:rPr>
          <w:t xml:space="preserve"> </w:t>
        </w:r>
      </w:ins>
      <w:ins w:id="691" w:author="Tyler Steven Coleman" w:date="2022-12-06T13:51:00Z">
        <w:r w:rsidRPr="004472E2">
          <w:rPr>
            <w:rFonts w:eastAsiaTheme="minorEastAsia" w:cstheme="minorHAnsi"/>
            <w:iCs/>
            <w:lang w:val="en-GB"/>
          </w:rPr>
          <w:t xml:space="preserve">is the </w:t>
        </w:r>
      </w:ins>
      <w:ins w:id="692" w:author="Tyler Steven Coleman" w:date="2022-12-06T13:54:00Z">
        <w:r>
          <w:rPr>
            <w:rFonts w:eastAsiaTheme="minorEastAsia" w:cstheme="minorHAnsi"/>
            <w:iCs/>
            <w:lang w:val="en-GB"/>
          </w:rPr>
          <w:t xml:space="preserve">error </w:t>
        </w:r>
      </w:ins>
      <w:ins w:id="693" w:author="Tyler Steven Coleman" w:date="2022-12-06T13:51:00Z">
        <w:r w:rsidRPr="004472E2">
          <w:rPr>
            <w:rFonts w:eastAsiaTheme="minorEastAsia" w:cstheme="minorHAnsi"/>
            <w:iCs/>
            <w:lang w:val="en-GB"/>
          </w:rPr>
          <w:t>parameter</w:t>
        </w:r>
      </w:ins>
      <w:ins w:id="694" w:author="Tyler Steven Coleman" w:date="2022-12-06T13:54:00Z">
        <w:r>
          <w:rPr>
            <w:rFonts w:eastAsiaTheme="minorEastAsia" w:cstheme="minorHAnsi"/>
            <w:iCs/>
            <w:lang w:val="en-GB"/>
          </w:rPr>
          <w:t xml:space="preserve"> for the Gaussian distribution</w:t>
        </w:r>
      </w:ins>
      <w:ins w:id="695" w:author="Tyler Steven Coleman" w:date="2022-12-06T13:57:00Z">
        <w:r w:rsidR="002D1556">
          <w:rPr>
            <w:rFonts w:eastAsiaTheme="minorEastAsia" w:cstheme="minorHAnsi"/>
            <w:iCs/>
            <w:lang w:val="en-GB"/>
          </w:rPr>
          <w:t>,</w:t>
        </w:r>
      </w:ins>
      <w:ins w:id="696" w:author="Tyler Steven Coleman" w:date="2022-12-06T13:51:00Z">
        <w:r>
          <w:rPr>
            <w:rFonts w:cstheme="minorHAnsi"/>
            <w:lang w:val="en-GB"/>
          </w:rPr>
          <w:t xml:space="preserve"> </w:t>
        </w:r>
      </w:ins>
      <m:oMath>
        <m:sSub>
          <m:sSubPr>
            <m:ctrlPr>
              <w:ins w:id="697" w:author="Tyler Steven Coleman" w:date="2022-12-06T13:51:00Z">
                <w:rPr>
                  <w:rFonts w:ascii="Cambria Math" w:hAnsi="Cambria Math" w:cstheme="minorHAnsi"/>
                  <w:i/>
                  <w:iCs/>
                </w:rPr>
              </w:ins>
            </m:ctrlPr>
          </m:sSubPr>
          <m:e>
            <m:r>
              <w:ins w:id="698" w:author="Tyler Steven Coleman" w:date="2022-12-06T13:51:00Z">
                <w:rPr>
                  <w:rFonts w:ascii="Cambria Math" w:hAnsi="Cambria Math" w:cstheme="minorHAnsi"/>
                </w:rPr>
                <m:t>β</m:t>
              </w:ins>
            </m:r>
          </m:e>
          <m:sub>
            <m:r>
              <w:ins w:id="699" w:author="Tyler Steven Coleman" w:date="2022-12-06T13:51:00Z">
                <w:rPr>
                  <w:rFonts w:ascii="Cambria Math" w:hAnsi="Cambria Math" w:cstheme="minorHAnsi"/>
                </w:rPr>
                <m:t>0</m:t>
              </w:ins>
            </m:r>
          </m:sub>
        </m:sSub>
      </m:oMath>
      <w:ins w:id="700" w:author="Tyler Steven Coleman" w:date="2022-12-06T13:51:00Z">
        <w:r>
          <w:rPr>
            <w:rFonts w:eastAsiaTheme="minorEastAsia" w:cstheme="minorHAnsi"/>
            <w:iCs/>
          </w:rPr>
          <w:t xml:space="preserve"> is the intercept value, </w:t>
        </w:r>
      </w:ins>
      <m:oMath>
        <m:sSub>
          <m:sSubPr>
            <m:ctrlPr>
              <w:ins w:id="701" w:author="Tyler Steven Coleman" w:date="2022-12-06T13:51:00Z">
                <w:rPr>
                  <w:rFonts w:ascii="Cambria Math" w:hAnsi="Cambria Math" w:cstheme="minorHAnsi"/>
                  <w:i/>
                  <w:iCs/>
                </w:rPr>
              </w:ins>
            </m:ctrlPr>
          </m:sSubPr>
          <m:e>
            <m:r>
              <w:ins w:id="702" w:author="Tyler Steven Coleman" w:date="2022-12-06T13:51:00Z">
                <w:rPr>
                  <w:rFonts w:ascii="Cambria Math" w:hAnsi="Cambria Math" w:cstheme="minorHAnsi"/>
                </w:rPr>
                <m:t>β</m:t>
              </w:ins>
            </m:r>
          </m:e>
          <m:sub>
            <m:r>
              <w:ins w:id="703" w:author="Tyler Steven Coleman" w:date="2022-12-06T13:51:00Z">
                <w:rPr>
                  <w:rFonts w:ascii="Cambria Math" w:hAnsi="Cambria Math" w:cstheme="minorHAnsi"/>
                </w:rPr>
                <m:t>1</m:t>
              </w:ins>
            </m:r>
          </m:sub>
        </m:sSub>
      </m:oMath>
      <w:ins w:id="704" w:author="Tyler Steven Coleman" w:date="2022-12-06T13:57:00Z">
        <w:r w:rsidR="002D1556">
          <w:rPr>
            <w:rFonts w:eastAsiaTheme="minorEastAsia" w:cstheme="minorHAnsi"/>
            <w:iCs/>
          </w:rPr>
          <w:t xml:space="preserve"> </w:t>
        </w:r>
      </w:ins>
      <w:ins w:id="705" w:author="Tyler Steven Coleman" w:date="2022-12-06T13:51:00Z">
        <w:r>
          <w:rPr>
            <w:rFonts w:eastAsiaTheme="minorEastAsia" w:cstheme="minorHAnsi"/>
            <w:iCs/>
          </w:rPr>
          <w:t xml:space="preserve">is the parameter estimate, </w:t>
        </w:r>
      </w:ins>
      <m:oMath>
        <m:sSub>
          <m:sSubPr>
            <m:ctrlPr>
              <w:ins w:id="706" w:author="Tyler Steven Coleman" w:date="2022-12-06T13:51:00Z">
                <w:rPr>
                  <w:rFonts w:ascii="Cambria Math" w:hAnsi="Cambria Math" w:cstheme="minorHAnsi"/>
                  <w:i/>
                  <w:iCs/>
                  <w:lang w:val="en-GB"/>
                </w:rPr>
              </w:ins>
            </m:ctrlPr>
          </m:sSubPr>
          <m:e>
            <m:r>
              <w:ins w:id="707" w:author="Tyler Steven Coleman" w:date="2022-12-06T13:51:00Z">
                <w:rPr>
                  <w:rFonts w:ascii="Cambria Math" w:hAnsi="Cambria Math" w:cstheme="minorHAnsi"/>
                </w:rPr>
                <m:t>treat</m:t>
              </w:ins>
            </m:r>
          </m:e>
          <m:sub>
            <m:r>
              <w:ins w:id="708" w:author="Tyler Steven Coleman" w:date="2022-12-06T13:51:00Z">
                <w:rPr>
                  <w:rFonts w:ascii="Cambria Math" w:hAnsi="Cambria Math" w:cstheme="minorHAnsi"/>
                  <w:lang w:val="en-GB"/>
                </w:rPr>
                <m:t>i</m:t>
              </w:ins>
            </m:r>
          </m:sub>
        </m:sSub>
      </m:oMath>
      <w:ins w:id="709" w:author="Tyler Steven Coleman" w:date="2022-12-06T13:51:00Z">
        <w:r>
          <w:rPr>
            <w:rFonts w:eastAsiaTheme="minorEastAsia" w:cstheme="minorHAnsi"/>
            <w:iCs/>
            <w:lang w:val="en-GB"/>
          </w:rPr>
          <w:t xml:space="preserve"> is the</w:t>
        </w:r>
      </w:ins>
      <w:ins w:id="710" w:author="Tyler Steven Coleman" w:date="2022-12-06T13:58:00Z">
        <w:r w:rsidR="002D1556">
          <w:rPr>
            <w:rFonts w:eastAsiaTheme="minorEastAsia" w:cstheme="minorHAnsi"/>
            <w:iCs/>
            <w:lang w:val="en-GB"/>
          </w:rPr>
          <w:t xml:space="preserve"> categorical</w:t>
        </w:r>
      </w:ins>
      <w:ins w:id="711" w:author="Tyler Steven Coleman" w:date="2022-12-06T13:51:00Z">
        <w:r>
          <w:rPr>
            <w:rFonts w:eastAsiaTheme="minorEastAsia" w:cstheme="minorHAnsi"/>
            <w:iCs/>
            <w:lang w:val="en-GB"/>
          </w:rPr>
          <w:t xml:space="preserve"> treatment variable for block </w:t>
        </w:r>
      </w:ins>
      <m:oMath>
        <m:r>
          <w:ins w:id="712" w:author="Tyler Steven Coleman" w:date="2022-12-06T13:51:00Z">
            <w:rPr>
              <w:rFonts w:ascii="Cambria Math" w:eastAsiaTheme="minorEastAsia" w:hAnsi="Cambria Math" w:cstheme="minorHAnsi"/>
              <w:lang w:val="en-GB"/>
            </w:rPr>
            <m:t>i</m:t>
          </w:ins>
        </m:r>
      </m:oMath>
      <w:ins w:id="713" w:author="Tyler Steven Coleman" w:date="2022-12-06T13:51:00Z">
        <w:r>
          <w:rPr>
            <w:rFonts w:eastAsiaTheme="minorEastAsia" w:cstheme="minorHAnsi"/>
            <w:iCs/>
            <w:lang w:val="en-GB"/>
          </w:rPr>
          <w:t xml:space="preserve">, and </w:t>
        </w:r>
      </w:ins>
      <m:oMath>
        <m:sSub>
          <m:sSubPr>
            <m:ctrlPr>
              <w:ins w:id="714" w:author="Tyler Steven Coleman" w:date="2022-12-06T13:51:00Z">
                <w:rPr>
                  <w:rFonts w:ascii="Cambria Math" w:hAnsi="Cambria Math" w:cstheme="minorHAnsi"/>
                  <w:i/>
                  <w:iCs/>
                </w:rPr>
              </w:ins>
            </m:ctrlPr>
          </m:sSubPr>
          <m:e>
            <m:r>
              <w:ins w:id="715" w:author="Tyler Steven Coleman" w:date="2022-12-06T13:51:00Z">
                <w:rPr>
                  <w:rFonts w:ascii="Cambria Math" w:hAnsi="Cambria Math" w:cstheme="minorHAnsi"/>
                </w:rPr>
                <m:t>b</m:t>
              </w:ins>
            </m:r>
          </m:e>
          <m:sub>
            <m:r>
              <w:ins w:id="716" w:author="Tyler Steven Coleman" w:date="2022-12-06T13:51:00Z">
                <w:rPr>
                  <w:rFonts w:ascii="Cambria Math" w:hAnsi="Cambria Math" w:cstheme="minorHAnsi"/>
                </w:rPr>
                <m:t>i</m:t>
              </w:ins>
            </m:r>
          </m:sub>
        </m:sSub>
        <m:r>
          <w:ins w:id="717" w:author="Tyler Steven Coleman" w:date="2022-12-06T13:51:00Z">
            <m:rPr>
              <m:scr m:val="script"/>
            </m:rPr>
            <w:rPr>
              <w:rFonts w:ascii="Cambria Math" w:hAnsi="Cambria Math" w:cstheme="minorHAnsi"/>
            </w:rPr>
            <m:t>~N</m:t>
          </w:ins>
        </m:r>
        <m:d>
          <m:dPr>
            <m:ctrlPr>
              <w:ins w:id="718" w:author="Tyler Steven Coleman" w:date="2022-12-06T13:51:00Z">
                <w:rPr>
                  <w:rFonts w:ascii="Cambria Math" w:hAnsi="Cambria Math" w:cstheme="minorHAnsi"/>
                  <w:i/>
                  <w:iCs/>
                </w:rPr>
              </w:ins>
            </m:ctrlPr>
          </m:dPr>
          <m:e>
            <m:sSub>
              <m:sSubPr>
                <m:ctrlPr>
                  <w:ins w:id="719" w:author="Tyler Steven Coleman" w:date="2022-12-06T13:51:00Z">
                    <w:rPr>
                      <w:rFonts w:ascii="Cambria Math" w:hAnsi="Cambria Math" w:cstheme="minorHAnsi"/>
                      <w:i/>
                      <w:iCs/>
                    </w:rPr>
                  </w:ins>
                </m:ctrlPr>
              </m:sSubPr>
              <m:e>
                <m:r>
                  <w:ins w:id="720" w:author="Tyler Steven Coleman" w:date="2022-12-06T13:51:00Z">
                    <w:rPr>
                      <w:rFonts w:ascii="Cambria Math" w:hAnsi="Cambria Math" w:cstheme="minorHAnsi"/>
                    </w:rPr>
                    <m:t>μ</m:t>
                  </w:ins>
                </m:r>
              </m:e>
              <m:sub>
                <m:r>
                  <w:ins w:id="721" w:author="Tyler Steven Coleman" w:date="2022-12-06T13:51:00Z">
                    <w:rPr>
                      <w:rFonts w:ascii="Cambria Math" w:hAnsi="Cambria Math" w:cstheme="minorHAnsi"/>
                    </w:rPr>
                    <m:t>i</m:t>
                  </w:ins>
                </m:r>
              </m:sub>
            </m:sSub>
            <m:r>
              <w:ins w:id="722" w:author="Tyler Steven Coleman" w:date="2022-12-06T13:51:00Z">
                <w:rPr>
                  <w:rFonts w:ascii="Cambria Math" w:hAnsi="Cambria Math" w:cstheme="minorHAnsi"/>
                </w:rPr>
                <m:t xml:space="preserve"> , </m:t>
              </w:ins>
            </m:r>
            <m:sSup>
              <m:sSupPr>
                <m:ctrlPr>
                  <w:ins w:id="723" w:author="Tyler Steven Coleman" w:date="2022-12-06T13:51:00Z">
                    <w:rPr>
                      <w:rFonts w:ascii="Cambria Math" w:hAnsi="Cambria Math" w:cstheme="minorHAnsi"/>
                      <w:i/>
                      <w:iCs/>
                    </w:rPr>
                  </w:ins>
                </m:ctrlPr>
              </m:sSupPr>
              <m:e>
                <m:r>
                  <w:ins w:id="724" w:author="Tyler Steven Coleman" w:date="2022-12-06T13:51:00Z">
                    <w:rPr>
                      <w:rFonts w:ascii="Cambria Math" w:hAnsi="Cambria Math" w:cstheme="minorHAnsi"/>
                    </w:rPr>
                    <m:t>σ</m:t>
                  </w:ins>
                </m:r>
              </m:e>
              <m:sup>
                <m:r>
                  <w:ins w:id="725" w:author="Tyler Steven Coleman" w:date="2022-12-06T13:51:00Z">
                    <w:rPr>
                      <w:rFonts w:ascii="Cambria Math" w:hAnsi="Cambria Math" w:cstheme="minorHAnsi"/>
                    </w:rPr>
                    <m:t>2</m:t>
                  </w:ins>
                </m:r>
              </m:sup>
            </m:sSup>
          </m:e>
        </m:d>
      </m:oMath>
      <w:ins w:id="726" w:author="Tyler Steven Coleman" w:date="2022-12-06T13:51:00Z">
        <w:r>
          <w:rPr>
            <w:rFonts w:eastAsiaTheme="minorEastAsia" w:cstheme="minorHAnsi"/>
            <w:iCs/>
          </w:rPr>
          <w:t xml:space="preserve"> is a random-effects intercept for each block </w:t>
        </w:r>
      </w:ins>
      <m:oMath>
        <m:r>
          <w:ins w:id="727" w:author="Tyler Steven Coleman" w:date="2022-12-06T13:51:00Z">
            <w:rPr>
              <w:rFonts w:ascii="Cambria Math" w:eastAsiaTheme="minorEastAsia" w:hAnsi="Cambria Math" w:cstheme="minorHAnsi"/>
              <w:lang w:val="en-GB"/>
            </w:rPr>
            <m:t>i</m:t>
          </w:ins>
        </m:r>
      </m:oMath>
      <w:ins w:id="728" w:author="Tyler Steven Coleman" w:date="2022-12-06T13:51:00Z">
        <w:r>
          <w:rPr>
            <w:rFonts w:eastAsiaTheme="minorEastAsia" w:cstheme="minorHAnsi"/>
            <w:iCs/>
            <w:lang w:val="en-GB"/>
          </w:rPr>
          <w:t xml:space="preserve"> that accounts for block-specific variation</w:t>
        </w:r>
      </w:ins>
      <w:ins w:id="729" w:author="Tyler Steven Coleman" w:date="2022-12-06T15:49:00Z">
        <w:r w:rsidR="00295E97">
          <w:rPr>
            <w:rFonts w:eastAsiaTheme="minorEastAsia" w:cstheme="minorHAnsi"/>
            <w:iCs/>
            <w:lang w:val="en-GB"/>
          </w:rPr>
          <w:t>, and thu</w:t>
        </w:r>
      </w:ins>
      <w:ins w:id="730" w:author="Tyler Steven Coleman" w:date="2022-12-06T15:50:00Z">
        <w:r w:rsidR="00295E97">
          <w:rPr>
            <w:rFonts w:eastAsiaTheme="minorEastAsia" w:cstheme="minorHAnsi"/>
            <w:iCs/>
            <w:lang w:val="en-GB"/>
          </w:rPr>
          <w:t>s pseudoreplication,</w:t>
        </w:r>
      </w:ins>
      <w:ins w:id="731" w:author="Tyler Steven Coleman" w:date="2022-12-06T13:51:00Z">
        <w:r>
          <w:rPr>
            <w:rFonts w:eastAsiaTheme="minorEastAsia" w:cstheme="minorHAnsi"/>
            <w:iCs/>
            <w:lang w:val="en-GB"/>
          </w:rPr>
          <w:t xml:space="preserve"> in</w:t>
        </w:r>
      </w:ins>
      <w:ins w:id="732" w:author="Tyler Steven Coleman" w:date="2022-12-06T13:58:00Z">
        <w:r w:rsidR="002D1556">
          <w:rPr>
            <w:rFonts w:eastAsiaTheme="minorEastAsia" w:cstheme="minorHAnsi"/>
            <w:iCs/>
            <w:lang w:val="en-GB"/>
          </w:rPr>
          <w:t xml:space="preserve"> species richness</w:t>
        </w:r>
      </w:ins>
      <w:ins w:id="733" w:author="Tyler Steven Coleman" w:date="2022-12-06T15:40:00Z">
        <w:r w:rsidR="008860B1">
          <w:rPr>
            <w:rFonts w:eastAsiaTheme="minorEastAsia" w:cstheme="minorHAnsi"/>
            <w:iCs/>
            <w:lang w:val="en-GB"/>
          </w:rPr>
          <w:t xml:space="preserve"> (equation 6)</w:t>
        </w:r>
      </w:ins>
      <w:ins w:id="734" w:author="Tyler Steven Coleman" w:date="2022-12-06T13:51:00Z">
        <w:r>
          <w:rPr>
            <w:rFonts w:eastAsiaTheme="minorEastAsia" w:cstheme="minorHAnsi"/>
            <w:iCs/>
            <w:lang w:val="en-GB"/>
          </w:rPr>
          <w:t xml:space="preserve">. </w:t>
        </w:r>
      </w:ins>
      <w:r w:rsidR="000045C7" w:rsidRPr="7AF1EB56">
        <w:rPr>
          <w:lang w:val="en-GB"/>
        </w:rPr>
        <w:t>We assessed the model</w:t>
      </w:r>
      <w:ins w:id="735" w:author="Tyler Steven Coleman" w:date="2022-12-06T17:00:00Z">
        <w:r w:rsidR="00EC477F">
          <w:rPr>
            <w:lang w:val="en-GB"/>
          </w:rPr>
          <w:t xml:space="preserve"> fit</w:t>
        </w:r>
      </w:ins>
      <w:r w:rsidR="000045C7" w:rsidRPr="7AF1EB56">
        <w:rPr>
          <w:lang w:val="en-GB"/>
        </w:rPr>
        <w:t xml:space="preserve"> </w:t>
      </w:r>
      <w:del w:id="736" w:author="Tyler Steven Coleman" w:date="2022-12-06T12:51:00Z">
        <w:r w:rsidR="000045C7" w:rsidRPr="7AF1EB56" w:rsidDel="005018CA">
          <w:rPr>
            <w:lang w:val="en-GB"/>
          </w:rPr>
          <w:delText xml:space="preserve">using </w:delText>
        </w:r>
      </w:del>
      <w:ins w:id="737" w:author="Tyler Steven Coleman" w:date="2022-12-06T12:51:00Z">
        <w:r w:rsidR="005018CA">
          <w:rPr>
            <w:lang w:val="en-GB"/>
          </w:rPr>
          <w:t>by observing the</w:t>
        </w:r>
        <w:r w:rsidR="005018CA" w:rsidRPr="7AF1EB56">
          <w:rPr>
            <w:lang w:val="en-GB"/>
          </w:rPr>
          <w:t xml:space="preserve"> </w:t>
        </w:r>
      </w:ins>
      <w:r w:rsidR="000045C7" w:rsidRPr="7AF1EB56">
        <w:rPr>
          <w:lang w:val="en-GB"/>
        </w:rPr>
        <w:t xml:space="preserve">residuals (SI Figure 3), </w:t>
      </w:r>
      <w:ins w:id="738" w:author="Tyler Steven Coleman" w:date="2022-12-06T12:51:00Z">
        <w:r w:rsidR="005018CA">
          <w:rPr>
            <w:lang w:val="en-GB"/>
          </w:rPr>
          <w:t xml:space="preserve">running an </w:t>
        </w:r>
      </w:ins>
      <w:r w:rsidR="000045C7" w:rsidRPr="7AF1EB56">
        <w:rPr>
          <w:lang w:val="en-GB"/>
        </w:rPr>
        <w:t xml:space="preserve">analysis of variance (type II), and </w:t>
      </w:r>
      <w:ins w:id="739" w:author="Tyler Steven Coleman" w:date="2022-12-06T12:52:00Z">
        <w:r w:rsidR="005018CA">
          <w:rPr>
            <w:lang w:val="en-GB"/>
          </w:rPr>
          <w:t>examining</w:t>
        </w:r>
      </w:ins>
      <w:ins w:id="740" w:author="Tyler Steven Coleman" w:date="2022-12-06T12:51:00Z">
        <w:r w:rsidR="005018CA">
          <w:rPr>
            <w:lang w:val="en-GB"/>
          </w:rPr>
          <w:t xml:space="preserve"> the </w:t>
        </w:r>
      </w:ins>
      <w:r w:rsidR="000045C7" w:rsidRPr="7AF1EB56">
        <w:rPr>
          <w:lang w:val="en-GB"/>
        </w:rPr>
        <w:t xml:space="preserve">explained variance (e.g., delta, lognormal, and </w:t>
      </w:r>
      <w:proofErr w:type="spellStart"/>
      <w:r w:rsidR="000045C7" w:rsidRPr="7AF1EB56">
        <w:rPr>
          <w:lang w:val="en-GB"/>
        </w:rPr>
        <w:t>trigamma</w:t>
      </w:r>
      <w:proofErr w:type="spellEnd"/>
      <w:r w:rsidR="000045C7" w:rsidRPr="7AF1EB56">
        <w:rPr>
          <w:lang w:val="en-GB"/>
        </w:rPr>
        <w:t xml:space="preserve"> method;</w:t>
      </w:r>
      <w:r w:rsidR="006D5D8A">
        <w:rPr>
          <w:lang w:val="en-GB"/>
        </w:rPr>
        <w:t xml:space="preserve"> </w:t>
      </w:r>
      <w:r w:rsidR="006D5D8A">
        <w:rPr>
          <w:lang w:val="en-GB"/>
        </w:rPr>
        <w:fldChar w:fldCharType="begin"/>
      </w:r>
      <w:r w:rsidR="006D5D8A">
        <w:rPr>
          <w:lang w:val="en-GB"/>
        </w:rPr>
        <w:instrText xml:space="preserve"> ADDIN ZOTERO_ITEM CSL_CITATION {"citationID":"WpTuNffR","properties":{"formattedCitation":"(Barto\\uc0\\u324{}, 2022)","plainCitation":"(Bartoń, 2022)","noteIndex":0},"citationItems":[{"id":344,"uris":["http://zotero.org/users/local/ud9bfypS/items/DWJM8KAC"],"itemData":{"id":344,"type":"software","abstract":"Tools for performing model selection and model averaging. Automated model selection through subsetting the maximum model, with optional constraints for model inclusion. Model parameter and prediction averaging based on model weights derived from information criteria (AICc and alike) or custom model weighting schemes.","license":"GPL-2","source":"R-Packages","title":"MuMIn: Multi-Model Inference","title-short":"MuMIn","URL":"https://CRAN.R-project.org/package=MuMIn","version":"1.47.1","author":[{"family":"Bartoń","given":"Kamil"}],"accessed":{"date-parts":[["2022",11,28]]},"issued":{"date-parts":[["2022",9,1]]}}}],"schema":"https://github.com/citation-style-language/schema/raw/master/csl-citation.json"} </w:instrText>
      </w:r>
      <w:r w:rsidR="006D5D8A">
        <w:rPr>
          <w:lang w:val="en-GB"/>
        </w:rPr>
        <w:fldChar w:fldCharType="separate"/>
      </w:r>
      <w:del w:id="741" w:author="Tyler Steven Coleman" w:date="2022-12-06T12:52:00Z">
        <w:r w:rsidR="006D5D8A" w:rsidRPr="006D5D8A" w:rsidDel="005018CA">
          <w:rPr>
            <w:rFonts w:ascii="Calibri" w:cs="Calibri"/>
          </w:rPr>
          <w:delText>(</w:delText>
        </w:r>
      </w:del>
      <w:proofErr w:type="spellStart"/>
      <w:r w:rsidR="006D5D8A" w:rsidRPr="006D5D8A">
        <w:rPr>
          <w:rFonts w:ascii="Calibri" w:cs="Calibri"/>
        </w:rPr>
        <w:t>Bartoń</w:t>
      </w:r>
      <w:proofErr w:type="spellEnd"/>
      <w:r w:rsidR="006D5D8A" w:rsidRPr="006D5D8A">
        <w:rPr>
          <w:rFonts w:ascii="Calibri" w:cs="Calibri"/>
        </w:rPr>
        <w:t>, 2022)</w:t>
      </w:r>
      <w:r w:rsidR="006D5D8A">
        <w:rPr>
          <w:lang w:val="en-GB"/>
        </w:rPr>
        <w:fldChar w:fldCharType="end"/>
      </w:r>
      <w:del w:id="742" w:author="Tyler Steven Coleman" w:date="2022-12-06T12:52:00Z">
        <w:r w:rsidR="000045C7" w:rsidRPr="00B30A5D" w:rsidDel="005018CA">
          <w:rPr>
            <w:lang w:val="en-GB"/>
          </w:rPr>
          <w:delText>)</w:delText>
        </w:r>
      </w:del>
      <w:r w:rsidR="000045C7" w:rsidRPr="00B30A5D">
        <w:rPr>
          <w:lang w:val="en-GB"/>
        </w:rPr>
        <w:t>.</w:t>
      </w:r>
      <w:r w:rsidR="000045C7" w:rsidRPr="7AF1EB56">
        <w:rPr>
          <w:lang w:val="en-GB"/>
        </w:rPr>
        <w:t xml:space="preserve"> We</w:t>
      </w:r>
      <w:ins w:id="743" w:author="Tyler Steven Coleman" w:date="2022-12-06T13:59:00Z">
        <w:r w:rsidR="002D1556">
          <w:rPr>
            <w:lang w:val="en-GB"/>
          </w:rPr>
          <w:t xml:space="preserve"> then</w:t>
        </w:r>
      </w:ins>
      <w:r w:rsidR="000045C7" w:rsidRPr="7AF1EB56">
        <w:rPr>
          <w:lang w:val="en-GB"/>
        </w:rPr>
        <w:t xml:space="preserve"> calculated and compared estimated marginal means using the </w:t>
      </w:r>
      <w:proofErr w:type="spellStart"/>
      <w:r w:rsidR="000045C7" w:rsidRPr="7AF1EB56">
        <w:rPr>
          <w:lang w:val="en-GB"/>
        </w:rPr>
        <w:t>emmeans</w:t>
      </w:r>
      <w:proofErr w:type="spellEnd"/>
      <w:r w:rsidR="000045C7" w:rsidRPr="7AF1EB56">
        <w:rPr>
          <w:lang w:val="en-GB"/>
        </w:rPr>
        <w:t xml:space="preserve"> function </w:t>
      </w:r>
      <w:r w:rsidR="001841CE" w:rsidRPr="7AF1EB56">
        <w:rPr>
          <w:lang w:val="en-GB"/>
        </w:rPr>
        <w:fldChar w:fldCharType="begin"/>
      </w:r>
      <w:r w:rsidR="001841CE" w:rsidRPr="7AF1EB56">
        <w:rPr>
          <w:lang w:val="en-GB"/>
        </w:rPr>
        <w:instrText xml:space="preserve"> ADDIN ZOTERO_ITEM CSL_CITATION {"citationID":"3c5am4HA","properties":{"formattedCitation":"(Lenth et al., 2022)","plainCitation":"(Lenth et al., 2022)","noteIndex":0},"citationItems":[{"id":323,"uris":["http://zotero.org/users/local/ud9bfypS/items/ZHRGAJHA"],"itemData":{"id":323,"type":"software","abstract":"Obtain estimated marginal means (EMMs) for many linear, generalized linear, and mixed models. Compute contrasts or linear functions of EMMs, trends, and comparisons of slopes. Plots and other displays. Least-squares means are discussed, and the term \"estimated marginal means\" is suggested, in Searle, Speed, and Milliken (1980) Population marginal means in the linear model: An alternative to least squares means, The American Statistician 34(4), 216-221 &lt;doi:10.1080/00031305.1980.10483031&gt;.","license":"GPL-2 | GPL-3","source":"R-Packages","title":"emmeans: Estimated Marginal Means, aka Least-Squares Means","title-short":"emmeans","URL":"https://CRAN.R-project.org/package=emmeans","version":"1.8.2","author":[{"family":"Lenth","given":"Russell V."},{"family":"Buerkner","given":"Paul"},{"family":"Giné-Vázquez","given":"Iago"},{"family":"Herve","given":"Maxime"},{"family":"Jung","given":"Maarten"},{"family":"Love","given":"Jonathon"},{"family":"Miguez","given":"Fernando"},{"family":"Riebl","given":"Hannes"},{"family":"Singmann","given":"Henrik"}],"accessed":{"date-parts":[["2022",11,22]]},"issued":{"date-parts":[["2022",10,27]]}}}],"schema":"https://github.com/citation-style-language/schema/raw/master/csl-citation.json"} </w:instrText>
      </w:r>
      <w:r w:rsidR="001841CE" w:rsidRPr="7AF1EB56">
        <w:rPr>
          <w:lang w:val="en-GB"/>
        </w:rPr>
        <w:fldChar w:fldCharType="separate"/>
      </w:r>
      <w:r w:rsidR="0000501B" w:rsidRPr="7AF1EB56">
        <w:rPr>
          <w:noProof/>
          <w:lang w:val="en-GB"/>
        </w:rPr>
        <w:t>(Lenth et al., 2022)</w:t>
      </w:r>
      <w:r w:rsidR="001841CE" w:rsidRPr="7AF1EB56">
        <w:rPr>
          <w:lang w:val="en-GB"/>
        </w:rPr>
        <w:fldChar w:fldCharType="end"/>
      </w:r>
      <w:r w:rsidR="000045C7" w:rsidRPr="7AF1EB56">
        <w:rPr>
          <w:lang w:val="en-GB"/>
        </w:rPr>
        <w:t>.</w:t>
      </w:r>
    </w:p>
    <w:p w14:paraId="67320E52" w14:textId="77777777" w:rsidR="00C63278" w:rsidRDefault="00C63278" w:rsidP="002D1556">
      <w:pPr>
        <w:snapToGrid w:val="0"/>
        <w:spacing w:line="480" w:lineRule="auto"/>
        <w:ind w:firstLine="720"/>
        <w:rPr>
          <w:rFonts w:cstheme="minorHAnsi"/>
          <w:lang w:val="en-GB"/>
        </w:rPr>
        <w:pPrChange w:id="744" w:author="Tyler Steven Coleman" w:date="2022-12-06T13:59:00Z">
          <w:pPr>
            <w:snapToGrid w:val="0"/>
            <w:spacing w:line="480" w:lineRule="auto"/>
          </w:pPr>
        </w:pPrChange>
      </w:pPr>
    </w:p>
    <w:p w14:paraId="52F1053B" w14:textId="649B24BA" w:rsidR="00C63278" w:rsidRPr="00194654" w:rsidDel="002D1556" w:rsidRDefault="00C63278" w:rsidP="7AF1EB56">
      <w:pPr>
        <w:snapToGrid w:val="0"/>
        <w:spacing w:line="480" w:lineRule="auto"/>
        <w:jc w:val="center"/>
        <w:rPr>
          <w:del w:id="745" w:author="Tyler Steven Coleman" w:date="2022-12-06T13:59:00Z"/>
          <w:lang w:val="en-GB"/>
        </w:rPr>
      </w:pPr>
      <w:del w:id="746" w:author="Tyler Steven Coleman" w:date="2022-12-06T13:59:00Z">
        <w:r w:rsidRPr="7AF1EB56" w:rsidDel="002D1556">
          <w:rPr>
            <w:lang w:val="en-GB"/>
          </w:rPr>
          <w:delText>Bird richness ~ Treatment + (1|Block)</w:delText>
        </w:r>
      </w:del>
    </w:p>
    <w:p w14:paraId="1E851381" w14:textId="507A9380" w:rsidR="00C63278" w:rsidDel="002D1556" w:rsidRDefault="00C63278" w:rsidP="00C63278">
      <w:pPr>
        <w:snapToGrid w:val="0"/>
        <w:spacing w:line="480" w:lineRule="auto"/>
        <w:jc w:val="center"/>
        <w:rPr>
          <w:del w:id="747" w:author="Tyler Steven Coleman" w:date="2022-12-06T13:59:00Z"/>
          <w:rFonts w:cstheme="minorHAnsi"/>
          <w:vertAlign w:val="subscript"/>
          <w:lang w:val="en-GB"/>
        </w:rPr>
      </w:pPr>
      <w:del w:id="748" w:author="Tyler Steven Coleman" w:date="2022-12-06T13:59:00Z">
        <w:r w:rsidRPr="00194654" w:rsidDel="002D1556">
          <w:rPr>
            <w:rFonts w:cstheme="minorHAnsi"/>
            <w:i/>
            <w:iCs/>
            <w:lang w:val="en-GB"/>
          </w:rPr>
          <w:delText>μ</w:delText>
        </w:r>
        <w:r w:rsidRPr="00194654" w:rsidDel="002D1556">
          <w:rPr>
            <w:rFonts w:cstheme="minorHAnsi"/>
            <w:i/>
            <w:iCs/>
            <w:vertAlign w:val="subscript"/>
            <w:lang w:val="en-GB"/>
          </w:rPr>
          <w:delText>ij</w:delText>
        </w:r>
        <w:r w:rsidDel="002D1556">
          <w:rPr>
            <w:rFonts w:cstheme="minorHAnsi"/>
            <w:i/>
            <w:iCs/>
            <w:vertAlign w:val="subscript"/>
            <w:lang w:val="en-GB"/>
          </w:rPr>
          <w:delText xml:space="preserve"> </w:delText>
        </w:r>
        <w:r w:rsidRPr="00194654" w:rsidDel="002D1556">
          <w:rPr>
            <w:rFonts w:cstheme="minorHAnsi"/>
            <w:lang w:val="en-GB"/>
          </w:rPr>
          <w:delText>=</w:delText>
        </w:r>
        <w:r w:rsidDel="002D1556">
          <w:rPr>
            <w:rFonts w:cstheme="minorHAnsi"/>
            <w:lang w:val="en-GB"/>
          </w:rPr>
          <w:delText xml:space="preserve"> </w:delText>
        </w:r>
        <w:r w:rsidR="00C5740B" w:rsidRPr="00C5740B" w:rsidDel="002D1556">
          <w:rPr>
            <w:rFonts w:cstheme="minorHAnsi"/>
            <w:lang w:val="en-GB"/>
          </w:rPr>
          <w:delText>β</w:delText>
        </w:r>
        <w:r w:rsidR="00C5740B" w:rsidRPr="00C5740B" w:rsidDel="002D1556">
          <w:rPr>
            <w:rFonts w:cstheme="minorHAnsi"/>
            <w:vertAlign w:val="subscript"/>
            <w:lang w:val="en-GB"/>
          </w:rPr>
          <w:delText xml:space="preserve">Control </w:delText>
        </w:r>
        <w:r w:rsidR="00C5740B" w:rsidDel="002D1556">
          <w:rPr>
            <w:rFonts w:cstheme="minorHAnsi"/>
            <w:lang w:val="en-GB"/>
          </w:rPr>
          <w:delText>+ B</w:delText>
        </w:r>
        <w:r w:rsidR="00C5740B" w:rsidRPr="00C5740B" w:rsidDel="002D1556">
          <w:rPr>
            <w:rFonts w:cstheme="minorHAnsi"/>
            <w:vertAlign w:val="subscript"/>
            <w:lang w:val="en-GB"/>
          </w:rPr>
          <w:delText>Low</w:delText>
        </w:r>
        <w:r w:rsidR="00C5740B" w:rsidDel="002D1556">
          <w:rPr>
            <w:rFonts w:cstheme="minorHAnsi"/>
            <w:vertAlign w:val="subscript"/>
            <w:lang w:val="en-GB"/>
          </w:rPr>
          <w:delText xml:space="preserve"> </w:delText>
        </w:r>
        <w:r w:rsidR="00C5740B" w:rsidDel="002D1556">
          <w:rPr>
            <w:rFonts w:cstheme="minorHAnsi"/>
            <w:lang w:val="en-GB"/>
          </w:rPr>
          <w:delText>+ B</w:delText>
        </w:r>
        <w:r w:rsidR="00C5740B" w:rsidDel="002D1556">
          <w:rPr>
            <w:rFonts w:cstheme="minorHAnsi"/>
            <w:vertAlign w:val="subscript"/>
            <w:lang w:val="en-GB"/>
          </w:rPr>
          <w:delText xml:space="preserve">Medium </w:delText>
        </w:r>
        <w:r w:rsidR="00C5740B" w:rsidDel="002D1556">
          <w:rPr>
            <w:rFonts w:cstheme="minorHAnsi"/>
            <w:lang w:val="en-GB"/>
          </w:rPr>
          <w:delText>+ B</w:delText>
        </w:r>
        <w:r w:rsidR="00C5740B" w:rsidDel="002D1556">
          <w:rPr>
            <w:rFonts w:cstheme="minorHAnsi"/>
            <w:vertAlign w:val="subscript"/>
            <w:lang w:val="en-GB"/>
          </w:rPr>
          <w:delText xml:space="preserve">High </w:delText>
        </w:r>
        <w:r w:rsidR="00C5740B" w:rsidDel="002D1556">
          <w:rPr>
            <w:rFonts w:cstheme="minorHAnsi"/>
            <w:lang w:val="en-GB"/>
          </w:rPr>
          <w:delText xml:space="preserve">+ </w:delText>
        </w:r>
        <w:r w:rsidR="00C5740B" w:rsidRPr="00194654" w:rsidDel="002D1556">
          <w:rPr>
            <w:rFonts w:cstheme="minorHAnsi"/>
            <w:lang w:val="en-GB"/>
          </w:rPr>
          <w:delText>a</w:delText>
        </w:r>
        <w:r w:rsidR="00C5740B" w:rsidRPr="00194654" w:rsidDel="002D1556">
          <w:rPr>
            <w:rFonts w:cstheme="minorHAnsi"/>
            <w:vertAlign w:val="subscript"/>
            <w:lang w:val="en-GB"/>
          </w:rPr>
          <w:delText>i</w:delText>
        </w:r>
        <w:r w:rsidR="00C5740B" w:rsidDel="002D1556">
          <w:rPr>
            <w:rFonts w:cstheme="minorHAnsi"/>
            <w:vertAlign w:val="subscript"/>
            <w:lang w:val="en-GB"/>
          </w:rPr>
          <w:delText xml:space="preserve"> </w:delText>
        </w:r>
        <w:r w:rsidR="00C5740B" w:rsidDel="002D1556">
          <w:rPr>
            <w:rFonts w:cstheme="minorHAnsi"/>
            <w:lang w:val="en-GB"/>
          </w:rPr>
          <w:delText xml:space="preserve">+ </w:delText>
        </w:r>
        <w:r w:rsidR="00C5740B" w:rsidDel="002D1556">
          <w:rPr>
            <w:rFonts w:cstheme="minorHAnsi"/>
            <w:vertAlign w:val="subscript"/>
            <w:lang w:val="en-GB"/>
          </w:rPr>
          <w:delText xml:space="preserve"> </w:delText>
        </w:r>
        <w:r w:rsidR="00C5740B" w:rsidRPr="00C63278" w:rsidDel="002D1556">
          <w:rPr>
            <w:rFonts w:cstheme="minorHAnsi"/>
            <w:lang w:val="en-GB"/>
          </w:rPr>
          <w:delText>ε</w:delText>
        </w:r>
        <w:r w:rsidR="00C5740B" w:rsidRPr="00194654" w:rsidDel="002D1556">
          <w:rPr>
            <w:rFonts w:cstheme="minorHAnsi"/>
            <w:vertAlign w:val="subscript"/>
            <w:lang w:val="en-GB"/>
          </w:rPr>
          <w:delText>i</w:delText>
        </w:r>
        <w:r w:rsidR="00C5740B" w:rsidDel="002D1556">
          <w:rPr>
            <w:rFonts w:cstheme="minorHAnsi"/>
            <w:vertAlign w:val="subscript"/>
            <w:lang w:val="en-GB"/>
          </w:rPr>
          <w:delText>j</w:delText>
        </w:r>
      </w:del>
    </w:p>
    <w:p w14:paraId="10792B8B" w14:textId="52D7A2C7" w:rsidR="00C5740B" w:rsidRPr="00C63278" w:rsidDel="002D1556" w:rsidRDefault="00C5740B" w:rsidP="00C5740B">
      <w:pPr>
        <w:snapToGrid w:val="0"/>
        <w:spacing w:line="480" w:lineRule="auto"/>
        <w:jc w:val="center"/>
        <w:rPr>
          <w:del w:id="749" w:author="Tyler Steven Coleman" w:date="2022-12-06T13:59:00Z"/>
          <w:rFonts w:cstheme="minorHAnsi"/>
          <w:lang w:val="en-GB"/>
        </w:rPr>
      </w:pPr>
      <w:del w:id="750" w:author="Tyler Steven Coleman" w:date="2022-12-06T13:59:00Z">
        <w:r w:rsidDel="002D1556">
          <w:rPr>
            <w:rFonts w:cstheme="minorHAnsi"/>
            <w:lang w:val="en-GB"/>
          </w:rPr>
          <w:delText>Bird richness</w:delText>
        </w:r>
        <w:r w:rsidRPr="00194654" w:rsidDel="002D1556">
          <w:rPr>
            <w:rFonts w:cstheme="minorHAnsi"/>
            <w:i/>
            <w:iCs/>
            <w:vertAlign w:val="subscript"/>
            <w:lang w:val="en-GB"/>
          </w:rPr>
          <w:delText>ij</w:delText>
        </w:r>
        <w:r w:rsidRPr="00194654" w:rsidDel="002D1556">
          <w:rPr>
            <w:rFonts w:cstheme="minorHAnsi"/>
            <w:lang w:val="en-GB"/>
          </w:rPr>
          <w:delText xml:space="preserve"> = N(</w:delText>
        </w:r>
        <w:r w:rsidRPr="00194654" w:rsidDel="002D1556">
          <w:rPr>
            <w:rFonts w:cstheme="minorHAnsi"/>
            <w:i/>
            <w:iCs/>
            <w:lang w:val="en-GB"/>
          </w:rPr>
          <w:delText>μ</w:delText>
        </w:r>
        <w:r w:rsidRPr="00194654" w:rsidDel="002D1556">
          <w:rPr>
            <w:rFonts w:cstheme="minorHAnsi"/>
            <w:i/>
            <w:iCs/>
            <w:vertAlign w:val="subscript"/>
            <w:lang w:val="en-GB"/>
          </w:rPr>
          <w:delText>ij</w:delText>
        </w:r>
        <w:r w:rsidRPr="00194654" w:rsidDel="002D1556">
          <w:rPr>
            <w:rFonts w:cstheme="minorHAnsi"/>
            <w:lang w:val="en-GB"/>
          </w:rPr>
          <w:delText xml:space="preserve">, </w:delText>
        </w:r>
        <w:r w:rsidRPr="00194654" w:rsidDel="002D1556">
          <w:rPr>
            <w:rFonts w:cstheme="minorHAnsi"/>
            <w:i/>
            <w:iCs/>
            <w:lang w:val="en-GB"/>
          </w:rPr>
          <w:delText>σ</w:delText>
        </w:r>
        <w:r w:rsidRPr="00194654" w:rsidDel="002D1556">
          <w:rPr>
            <w:rFonts w:cstheme="minorHAnsi"/>
            <w:i/>
            <w:iCs/>
            <w:vertAlign w:val="superscript"/>
            <w:lang w:val="en-GB"/>
          </w:rPr>
          <w:delText>2</w:delText>
        </w:r>
        <w:r w:rsidRPr="00194654" w:rsidDel="002D1556">
          <w:rPr>
            <w:rFonts w:cstheme="minorHAnsi"/>
            <w:lang w:val="en-GB"/>
          </w:rPr>
          <w:delText>)</w:delText>
        </w:r>
      </w:del>
    </w:p>
    <w:p w14:paraId="600BDD16" w14:textId="042EA11D" w:rsidR="00C63278" w:rsidDel="002D1556" w:rsidRDefault="00C63278" w:rsidP="00C63278">
      <w:pPr>
        <w:snapToGrid w:val="0"/>
        <w:spacing w:line="480" w:lineRule="auto"/>
        <w:jc w:val="center"/>
        <w:rPr>
          <w:del w:id="751" w:author="Tyler Steven Coleman" w:date="2022-12-06T13:59:00Z"/>
          <w:rFonts w:cstheme="minorHAnsi"/>
          <w:lang w:val="en-GB"/>
        </w:rPr>
      </w:pPr>
      <w:del w:id="752" w:author="Tyler Steven Coleman" w:date="2022-12-06T13:59:00Z">
        <w:r w:rsidRPr="00194654" w:rsidDel="002D1556">
          <w:rPr>
            <w:rFonts w:cstheme="minorHAnsi"/>
            <w:lang w:val="en-GB"/>
          </w:rPr>
          <w:delText>a</w:delText>
        </w:r>
        <w:r w:rsidRPr="00194654" w:rsidDel="002D1556">
          <w:rPr>
            <w:rFonts w:cstheme="minorHAnsi"/>
            <w:vertAlign w:val="subscript"/>
            <w:lang w:val="en-GB"/>
          </w:rPr>
          <w:delText>i</w:delText>
        </w:r>
        <w:r w:rsidRPr="00194654" w:rsidDel="002D1556">
          <w:rPr>
            <w:rFonts w:cstheme="minorHAnsi"/>
            <w:lang w:val="en-GB"/>
          </w:rPr>
          <w:delText xml:space="preserve"> ~ N(0, </w:delText>
        </w:r>
        <w:r w:rsidRPr="00194654" w:rsidDel="002D1556">
          <w:rPr>
            <w:rFonts w:cstheme="minorHAnsi"/>
            <w:i/>
            <w:iCs/>
            <w:lang w:val="en-GB"/>
          </w:rPr>
          <w:delText>σ</w:delText>
        </w:r>
        <w:r w:rsidRPr="00194654" w:rsidDel="002D1556">
          <w:rPr>
            <w:rFonts w:cstheme="minorHAnsi"/>
            <w:i/>
            <w:iCs/>
            <w:vertAlign w:val="superscript"/>
            <w:lang w:val="en-GB"/>
          </w:rPr>
          <w:delText>2</w:delText>
        </w:r>
        <w:r w:rsidDel="002D1556">
          <w:rPr>
            <w:rFonts w:cstheme="minorHAnsi"/>
            <w:i/>
            <w:iCs/>
            <w:vertAlign w:val="subscript"/>
            <w:lang w:val="en-GB"/>
          </w:rPr>
          <w:delText>Block</w:delText>
        </w:r>
        <w:r w:rsidRPr="00194654" w:rsidDel="002D1556">
          <w:rPr>
            <w:rFonts w:cstheme="minorHAnsi"/>
            <w:lang w:val="en-GB"/>
          </w:rPr>
          <w:delText>)</w:delText>
        </w:r>
      </w:del>
    </w:p>
    <w:p w14:paraId="1C853003" w14:textId="46F08B7C" w:rsidR="00C63278" w:rsidRPr="00194654" w:rsidDel="002D1556" w:rsidRDefault="00C63278" w:rsidP="7AF1EB56">
      <w:pPr>
        <w:snapToGrid w:val="0"/>
        <w:spacing w:line="480" w:lineRule="auto"/>
        <w:jc w:val="center"/>
        <w:rPr>
          <w:del w:id="753" w:author="Tyler Steven Coleman" w:date="2022-12-06T13:59:00Z"/>
          <w:lang w:val="en-GB"/>
        </w:rPr>
      </w:pPr>
      <w:del w:id="754" w:author="Tyler Steven Coleman" w:date="2022-12-06T13:59:00Z">
        <w:r w:rsidRPr="7AF1EB56" w:rsidDel="002D1556">
          <w:rPr>
            <w:lang w:val="en-GB"/>
          </w:rPr>
          <w:delText>ε</w:delText>
        </w:r>
        <w:r w:rsidRPr="7AF1EB56" w:rsidDel="002D1556">
          <w:rPr>
            <w:vertAlign w:val="subscript"/>
            <w:lang w:val="en-GB"/>
          </w:rPr>
          <w:delText>ij</w:delText>
        </w:r>
        <w:r w:rsidRPr="7AF1EB56" w:rsidDel="002D1556">
          <w:rPr>
            <w:lang w:val="en-GB"/>
          </w:rPr>
          <w:delText xml:space="preserve"> ~ N(0, </w:delText>
        </w:r>
        <w:r w:rsidRPr="7AF1EB56" w:rsidDel="002D1556">
          <w:rPr>
            <w:i/>
            <w:iCs/>
            <w:lang w:val="en-GB"/>
          </w:rPr>
          <w:delText>σ</w:delText>
        </w:r>
        <w:r w:rsidRPr="7AF1EB56" w:rsidDel="002D1556">
          <w:rPr>
            <w:i/>
            <w:iCs/>
            <w:vertAlign w:val="superscript"/>
            <w:lang w:val="en-GB"/>
          </w:rPr>
          <w:delText>2</w:delText>
        </w:r>
        <w:r w:rsidRPr="7AF1EB56" w:rsidDel="002D1556">
          <w:rPr>
            <w:lang w:val="en-GB"/>
          </w:rPr>
          <w:delText>)</w:delText>
        </w:r>
      </w:del>
    </w:p>
    <w:p w14:paraId="583FA40B" w14:textId="77777777" w:rsidR="00C63278" w:rsidRPr="00194654" w:rsidDel="002D1556" w:rsidRDefault="00C63278" w:rsidP="00C63278">
      <w:pPr>
        <w:snapToGrid w:val="0"/>
        <w:spacing w:line="480" w:lineRule="auto"/>
        <w:jc w:val="center"/>
        <w:rPr>
          <w:del w:id="755" w:author="Tyler Steven Coleman" w:date="2022-12-06T13:59:00Z"/>
          <w:rFonts w:cstheme="minorHAnsi"/>
          <w:lang w:val="en-GB"/>
        </w:rPr>
      </w:pPr>
    </w:p>
    <w:p w14:paraId="7B0F4CAC" w14:textId="77777777" w:rsidR="00DB430C" w:rsidRPr="00194654" w:rsidRDefault="00DB430C" w:rsidP="001B001C">
      <w:pPr>
        <w:snapToGrid w:val="0"/>
        <w:spacing w:line="480" w:lineRule="auto"/>
        <w:rPr>
          <w:rFonts w:cstheme="minorHAnsi"/>
          <w:lang w:val="en-GB"/>
        </w:rPr>
      </w:pPr>
    </w:p>
    <w:p w14:paraId="0E7A7E78" w14:textId="18D6BED7" w:rsidR="001B001C" w:rsidRDefault="001B001C" w:rsidP="001B001C">
      <w:pPr>
        <w:snapToGrid w:val="0"/>
        <w:spacing w:line="480" w:lineRule="auto"/>
        <w:rPr>
          <w:rFonts w:cstheme="minorHAnsi"/>
          <w:lang w:val="en-GB"/>
        </w:rPr>
      </w:pPr>
      <w:r w:rsidRPr="00194654">
        <w:rPr>
          <w:rFonts w:cstheme="minorHAnsi"/>
          <w:lang w:val="en-GB"/>
        </w:rPr>
        <w:t xml:space="preserve">2.3 Seed </w:t>
      </w:r>
      <w:commentRangeStart w:id="756"/>
      <w:del w:id="757" w:author="Tyler Steven Coleman" w:date="2022-12-08T10:32:00Z">
        <w:r w:rsidR="00EF4798" w:rsidDel="00C20457">
          <w:rPr>
            <w:rFonts w:cstheme="minorHAnsi"/>
            <w:lang w:val="en-GB"/>
          </w:rPr>
          <w:delText>detections</w:delText>
        </w:r>
        <w:commentRangeEnd w:id="756"/>
        <w:r w:rsidR="00B16A68" w:rsidDel="00C20457">
          <w:rPr>
            <w:rStyle w:val="CommentReference"/>
          </w:rPr>
          <w:commentReference w:id="756"/>
        </w:r>
      </w:del>
      <w:ins w:id="758" w:author="Tyler Steven Coleman" w:date="2022-12-08T10:32:00Z">
        <w:r w:rsidR="00C20457">
          <w:rPr>
            <w:rFonts w:cstheme="minorHAnsi"/>
            <w:lang w:val="en-GB"/>
          </w:rPr>
          <w:t>counts</w:t>
        </w:r>
      </w:ins>
      <w:r w:rsidRPr="00194654">
        <w:rPr>
          <w:rFonts w:cstheme="minorHAnsi"/>
          <w:lang w:val="en-GB"/>
        </w:rPr>
        <w:t>.</w:t>
      </w:r>
      <w:r w:rsidR="00581E34">
        <w:rPr>
          <w:rFonts w:cstheme="minorHAnsi"/>
          <w:lang w:val="en-GB"/>
        </w:rPr>
        <w:t xml:space="preserve"> (SI figure 4-5)</w:t>
      </w:r>
    </w:p>
    <w:p w14:paraId="5DF05F28" w14:textId="1FC9BFB9" w:rsidR="001B0866" w:rsidRDefault="00EF4798" w:rsidP="00647AE2">
      <w:pPr>
        <w:snapToGrid w:val="0"/>
        <w:spacing w:line="480" w:lineRule="auto"/>
        <w:ind w:firstLine="720"/>
        <w:rPr>
          <w:ins w:id="759" w:author="Tyler Steven Coleman" w:date="2022-12-06T15:27:00Z"/>
          <w:rFonts w:cstheme="minorHAnsi"/>
          <w:lang w:val="en-GB"/>
        </w:rPr>
      </w:pPr>
      <w:r>
        <w:rPr>
          <w:rFonts w:cstheme="minorHAnsi"/>
          <w:lang w:val="en-GB"/>
        </w:rPr>
        <w:t xml:space="preserve">We modelled seed </w:t>
      </w:r>
      <w:del w:id="760" w:author="Tyler Steven Coleman" w:date="2022-12-08T10:43:00Z">
        <w:r w:rsidDel="00137E26">
          <w:rPr>
            <w:rFonts w:cstheme="minorHAnsi"/>
            <w:lang w:val="en-GB"/>
          </w:rPr>
          <w:delText xml:space="preserve">detections </w:delText>
        </w:r>
      </w:del>
      <w:ins w:id="761" w:author="Tyler Steven Coleman" w:date="2022-12-08T10:43:00Z">
        <w:r w:rsidR="00137E26">
          <w:rPr>
            <w:rFonts w:cstheme="minorHAnsi"/>
            <w:lang w:val="en-GB"/>
          </w:rPr>
          <w:t>counts</w:t>
        </w:r>
        <w:r w:rsidR="00137E26">
          <w:rPr>
            <w:rFonts w:cstheme="minorHAnsi"/>
            <w:lang w:val="en-GB"/>
          </w:rPr>
          <w:t xml:space="preserve"> </w:t>
        </w:r>
      </w:ins>
      <w:r w:rsidR="00E021F3">
        <w:rPr>
          <w:rFonts w:cstheme="minorHAnsi"/>
          <w:lang w:val="en-GB"/>
        </w:rPr>
        <w:t xml:space="preserve">throughout the experiment using </w:t>
      </w:r>
      <w:commentRangeStart w:id="762"/>
      <w:r w:rsidR="00E021F3">
        <w:rPr>
          <w:rFonts w:cstheme="minorHAnsi"/>
          <w:lang w:val="en-GB"/>
        </w:rPr>
        <w:t xml:space="preserve">the </w:t>
      </w:r>
      <w:proofErr w:type="spellStart"/>
      <w:r w:rsidR="00E021F3">
        <w:rPr>
          <w:rFonts w:cstheme="minorHAnsi"/>
          <w:lang w:val="en-GB"/>
        </w:rPr>
        <w:t>manyglm</w:t>
      </w:r>
      <w:proofErr w:type="spellEnd"/>
      <w:r w:rsidR="00E021F3">
        <w:rPr>
          <w:rFonts w:cstheme="minorHAnsi"/>
          <w:lang w:val="en-GB"/>
        </w:rPr>
        <w:t xml:space="preserve"> function to calculate </w:t>
      </w:r>
      <w:ins w:id="763" w:author="Tyler Steven Coleman" w:date="2022-12-06T12:28:00Z">
        <w:r w:rsidR="008E56FF">
          <w:rPr>
            <w:rFonts w:cstheme="minorHAnsi"/>
            <w:lang w:val="en-GB"/>
          </w:rPr>
          <w:t xml:space="preserve">multivariate </w:t>
        </w:r>
      </w:ins>
      <w:r w:rsidR="00E021F3">
        <w:rPr>
          <w:rFonts w:cstheme="minorHAnsi"/>
          <w:lang w:val="en-GB"/>
        </w:rPr>
        <w:t>general</w:t>
      </w:r>
      <w:ins w:id="764" w:author="Tyler Steven Coleman" w:date="2022-12-06T12:28:00Z">
        <w:r w:rsidR="008E56FF">
          <w:rPr>
            <w:rFonts w:cstheme="minorHAnsi"/>
            <w:lang w:val="en-GB"/>
          </w:rPr>
          <w:t>ized</w:t>
        </w:r>
      </w:ins>
      <w:r w:rsidR="00E021F3">
        <w:rPr>
          <w:rFonts w:cstheme="minorHAnsi"/>
          <w:lang w:val="en-GB"/>
        </w:rPr>
        <w:t xml:space="preserve"> linear models </w:t>
      </w:r>
      <w:commentRangeEnd w:id="762"/>
      <w:r w:rsidR="004D6E62">
        <w:rPr>
          <w:rStyle w:val="CommentReference"/>
        </w:rPr>
        <w:commentReference w:id="762"/>
      </w:r>
      <w:r w:rsidR="00E021F3">
        <w:rPr>
          <w:rFonts w:cstheme="minorHAnsi"/>
          <w:lang w:val="en-GB"/>
        </w:rPr>
        <w:t>with a negative binomial</w:t>
      </w:r>
      <w:ins w:id="765" w:author="Tyler Steven Coleman" w:date="2022-12-06T12:28:00Z">
        <w:r w:rsidR="008E56FF">
          <w:rPr>
            <w:rFonts w:cstheme="minorHAnsi"/>
            <w:lang w:val="en-GB"/>
          </w:rPr>
          <w:t xml:space="preserve"> samp</w:t>
        </w:r>
      </w:ins>
      <w:ins w:id="766" w:author="Tyler Steven Coleman" w:date="2022-12-06T12:29:00Z">
        <w:r w:rsidR="008E56FF">
          <w:rPr>
            <w:rFonts w:cstheme="minorHAnsi"/>
            <w:lang w:val="en-GB"/>
          </w:rPr>
          <w:t>ling</w:t>
        </w:r>
      </w:ins>
      <w:r w:rsidR="00E021F3">
        <w:rPr>
          <w:rFonts w:cstheme="minorHAnsi"/>
          <w:lang w:val="en-GB"/>
        </w:rPr>
        <w:t xml:space="preserve"> distribution</w:t>
      </w:r>
      <w:ins w:id="767" w:author="Tyler Steven Coleman" w:date="2022-12-06T12:29:00Z">
        <w:r w:rsidR="008E56FF">
          <w:rPr>
            <w:rFonts w:cstheme="minorHAnsi"/>
            <w:lang w:val="en-GB"/>
          </w:rPr>
          <w:t xml:space="preserve"> via maximum likelihood</w:t>
        </w:r>
      </w:ins>
      <w:r w:rsidR="001B6373">
        <w:rPr>
          <w:rFonts w:cstheme="minorHAnsi"/>
          <w:lang w:val="en-GB"/>
        </w:rPr>
        <w:t xml:space="preserve"> </w:t>
      </w:r>
      <w:r w:rsidR="0000501B">
        <w:rPr>
          <w:rFonts w:cstheme="minorHAnsi"/>
          <w:lang w:val="en-GB"/>
        </w:rPr>
        <w:fldChar w:fldCharType="begin"/>
      </w:r>
      <w:r w:rsidR="0000501B">
        <w:rPr>
          <w:rFonts w:cstheme="minorHAnsi"/>
          <w:lang w:val="en-GB"/>
        </w:rPr>
        <w:instrText xml:space="preserve"> ADDIN ZOTERO_ITEM CSL_CITATION {"citationID":"uXnmFxEt","properties":{"formattedCitation":"(Y. Wang et al., 2022)","plainCitation":"(Y. Wang et al., 2022)","noteIndex":0},"citationItems":[{"id":328,"uris":["http://zotero.org/users/local/ud9bfypS/items/IHR4KMAE"],"itemData":{"id":328,"type":"software","abstract":"A set of tools for displaying, modeling and analysing multivariate abundance data in community ecology. See 'mvabund-package.Rd' for details of overall package organization. The package is implemented with the Gnu Scientific Library (&lt;http://www.gnu.org/software/gsl/&gt;) and 'Rcpp' (&lt;http://dirk.eddelbuettel.com/code/rcpp.html&gt;) 'R' / 'C++' classes.","license":"LGPL-2.1 | LGPL-3 [expanded from: LGPL (≥ 2.1)]","source":"R-Packages","title":"mvabund: Statistical Methods for Analysing Multivariate Abundance Data","title-short":"mvabund","URL":"https://CRAN.R-project.org/package=mvabund","version":"4.2.1","author":[{"family":"Wang","given":"Yi"},{"family":"Naumann","given":"Ulrike"},{"family":"Eddelbuettel","given":"Dirk"},{"family":"Wilshire","given":"John"},{"family":"Warton","given":"David"},{"family":"Byrnes","given":"Julian"},{"family":"Silva","given":"Ralph dos Santos"},{"family":"Niku","given":"Jenni"},{"family":"Renner","given":"Ian"},{"family":"Wright","given":"Stephen"}],"accessed":{"date-parts":[["2022",11,22]]},"issued":{"date-parts":[["2022",2,16]]}}}],"schema":"https://github.com/citation-style-language/schema/raw/master/csl-citation.json"} </w:instrText>
      </w:r>
      <w:r w:rsidR="0000501B">
        <w:rPr>
          <w:rFonts w:cstheme="minorHAnsi"/>
          <w:lang w:val="en-GB"/>
        </w:rPr>
        <w:fldChar w:fldCharType="separate"/>
      </w:r>
      <w:r w:rsidR="0000501B">
        <w:rPr>
          <w:rFonts w:cstheme="minorHAnsi"/>
          <w:noProof/>
          <w:lang w:val="en-GB"/>
        </w:rPr>
        <w:t>(</w:t>
      </w:r>
      <w:del w:id="768" w:author="Tyler Steven Coleman" w:date="2022-12-06T12:26:00Z">
        <w:r w:rsidR="0000501B" w:rsidDel="008E56FF">
          <w:rPr>
            <w:rFonts w:cstheme="minorHAnsi"/>
            <w:noProof/>
            <w:lang w:val="en-GB"/>
          </w:rPr>
          <w:delText xml:space="preserve">Y. </w:delText>
        </w:r>
      </w:del>
      <w:r w:rsidR="0000501B">
        <w:rPr>
          <w:rFonts w:cstheme="minorHAnsi"/>
          <w:noProof/>
          <w:lang w:val="en-GB"/>
        </w:rPr>
        <w:t>Wang et al., 2022)</w:t>
      </w:r>
      <w:r w:rsidR="0000501B">
        <w:rPr>
          <w:rFonts w:cstheme="minorHAnsi"/>
          <w:lang w:val="en-GB"/>
        </w:rPr>
        <w:fldChar w:fldCharType="end"/>
      </w:r>
      <w:r w:rsidR="00E021F3">
        <w:rPr>
          <w:rFonts w:cstheme="minorHAnsi"/>
          <w:lang w:val="en-GB"/>
        </w:rPr>
        <w:t xml:space="preserve">. The </w:t>
      </w:r>
      <w:proofErr w:type="spellStart"/>
      <w:r w:rsidR="00E021F3">
        <w:rPr>
          <w:rFonts w:cstheme="minorHAnsi"/>
          <w:lang w:val="en-GB"/>
        </w:rPr>
        <w:t>manyglm</w:t>
      </w:r>
      <w:proofErr w:type="spellEnd"/>
      <w:r w:rsidR="00E021F3">
        <w:rPr>
          <w:rFonts w:cstheme="minorHAnsi"/>
          <w:lang w:val="en-GB"/>
        </w:rPr>
        <w:t xml:space="preserve"> function calculates a </w:t>
      </w:r>
      <w:r w:rsidR="00E021F3">
        <w:rPr>
          <w:rFonts w:cstheme="minorHAnsi"/>
          <w:lang w:val="en-GB"/>
        </w:rPr>
        <w:lastRenderedPageBreak/>
        <w:t>global model using all species in the dataset and single models for each species</w:t>
      </w:r>
      <w:r w:rsidR="001B6373">
        <w:rPr>
          <w:rFonts w:cstheme="minorHAnsi"/>
          <w:lang w:val="en-GB"/>
        </w:rPr>
        <w:t xml:space="preserve"> </w:t>
      </w:r>
      <w:r w:rsidR="0000501B">
        <w:rPr>
          <w:rFonts w:cstheme="minorHAnsi"/>
          <w:lang w:val="en-GB"/>
        </w:rPr>
        <w:fldChar w:fldCharType="begin"/>
      </w:r>
      <w:r w:rsidR="0000501B">
        <w:rPr>
          <w:rFonts w:cstheme="minorHAnsi"/>
          <w:lang w:val="en-GB"/>
        </w:rPr>
        <w:instrText xml:space="preserve"> ADDIN ZOTERO_ITEM CSL_CITATION {"citationID":"OWXe7que","properties":{"formattedCitation":"(Y. Wang et al., 2022)","plainCitation":"(Y. Wang et al., 2022)","noteIndex":0},"citationItems":[{"id":328,"uris":["http://zotero.org/users/local/ud9bfypS/items/IHR4KMAE"],"itemData":{"id":328,"type":"software","abstract":"A set of tools for displaying, modeling and analysing multivariate abundance data in community ecology. See 'mvabund-package.Rd' for details of overall package organization. The package is implemented with the Gnu Scientific Library (&lt;http://www.gnu.org/software/gsl/&gt;) and 'Rcpp' (&lt;http://dirk.eddelbuettel.com/code/rcpp.html&gt;) 'R' / 'C++' classes.","license":"LGPL-2.1 | LGPL-3 [expanded from: LGPL (≥ 2.1)]","source":"R-Packages","title":"mvabund: Statistical Methods for Analysing Multivariate Abundance Data","title-short":"mvabund","URL":"https://CRAN.R-project.org/package=mvabund","version":"4.2.1","author":[{"family":"Wang","given":"Yi"},{"family":"Naumann","given":"Ulrike"},{"family":"Eddelbuettel","given":"Dirk"},{"family":"Wilshire","given":"John"},{"family":"Warton","given":"David"},{"family":"Byrnes","given":"Julian"},{"family":"Silva","given":"Ralph dos Santos"},{"family":"Niku","given":"Jenni"},{"family":"Renner","given":"Ian"},{"family":"Wright","given":"Stephen"}],"accessed":{"date-parts":[["2022",11,22]]},"issued":{"date-parts":[["2022",2,16]]}}}],"schema":"https://github.com/citation-style-language/schema/raw/master/csl-citation.json"} </w:instrText>
      </w:r>
      <w:r w:rsidR="0000501B">
        <w:rPr>
          <w:rFonts w:cstheme="minorHAnsi"/>
          <w:lang w:val="en-GB"/>
        </w:rPr>
        <w:fldChar w:fldCharType="separate"/>
      </w:r>
      <w:r w:rsidR="0000501B">
        <w:rPr>
          <w:rFonts w:cstheme="minorHAnsi"/>
          <w:noProof/>
          <w:lang w:val="en-GB"/>
        </w:rPr>
        <w:t>(</w:t>
      </w:r>
      <w:del w:id="769" w:author="Tyler Steven Coleman" w:date="2022-12-06T12:25:00Z">
        <w:r w:rsidR="0000501B" w:rsidDel="008E56FF">
          <w:rPr>
            <w:rFonts w:cstheme="minorHAnsi"/>
            <w:noProof/>
            <w:lang w:val="en-GB"/>
          </w:rPr>
          <w:delText xml:space="preserve">Y. </w:delText>
        </w:r>
      </w:del>
      <w:r w:rsidR="0000501B">
        <w:rPr>
          <w:rFonts w:cstheme="minorHAnsi"/>
          <w:noProof/>
          <w:lang w:val="en-GB"/>
        </w:rPr>
        <w:t>Wang et al., 2022)</w:t>
      </w:r>
      <w:r w:rsidR="0000501B">
        <w:rPr>
          <w:rFonts w:cstheme="minorHAnsi"/>
          <w:lang w:val="en-GB"/>
        </w:rPr>
        <w:fldChar w:fldCharType="end"/>
      </w:r>
      <w:ins w:id="770" w:author="Tyler Steven Coleman" w:date="2022-12-06T14:11:00Z">
        <w:r w:rsidR="001B0866">
          <w:rPr>
            <w:rFonts w:cstheme="minorHAnsi"/>
            <w:lang w:val="en-GB"/>
          </w:rPr>
          <w:t>, i.e.,</w:t>
        </w:r>
      </w:ins>
    </w:p>
    <w:p w14:paraId="617724A0" w14:textId="0589224A" w:rsidR="001B7019" w:rsidRDefault="001B7019" w:rsidP="001B7019">
      <w:pPr>
        <w:snapToGrid w:val="0"/>
        <w:spacing w:line="480" w:lineRule="auto"/>
        <w:jc w:val="center"/>
        <w:rPr>
          <w:ins w:id="771" w:author="Tyler Steven Coleman" w:date="2022-12-06T15:34:00Z"/>
          <w:rFonts w:cstheme="minorHAnsi"/>
          <w:i/>
          <w:iCs/>
          <w:lang w:val="en-GB"/>
        </w:rPr>
      </w:pPr>
      <m:oMath>
        <m:sSub>
          <m:sSubPr>
            <m:ctrlPr>
              <w:ins w:id="772" w:author="Tyler Steven Coleman" w:date="2022-12-06T15:34:00Z">
                <w:rPr>
                  <w:rFonts w:ascii="Cambria Math" w:hAnsi="Cambria Math" w:cstheme="minorHAnsi"/>
                  <w:i/>
                  <w:iCs/>
                  <w:lang w:val="en-GB"/>
                </w:rPr>
              </w:ins>
            </m:ctrlPr>
          </m:sSubPr>
          <m:e>
            <m:r>
              <w:ins w:id="773" w:author="Tyler Steven Coleman" w:date="2022-12-06T15:35:00Z">
                <w:rPr>
                  <w:rFonts w:ascii="Cambria Math" w:hAnsi="Cambria Math" w:cstheme="minorHAnsi"/>
                  <w:lang w:val="en-GB"/>
                </w:rPr>
                <m:t>Seeds</m:t>
              </w:ins>
            </m:r>
          </m:e>
          <m:sub>
            <m:r>
              <w:ins w:id="774" w:author="Tyler Steven Coleman" w:date="2022-12-06T15:34:00Z">
                <w:rPr>
                  <w:rFonts w:ascii="Cambria Math" w:hAnsi="Cambria Math" w:cstheme="minorHAnsi"/>
                  <w:lang w:val="en-GB"/>
                </w:rPr>
                <m:t>i</m:t>
              </w:ins>
            </m:r>
            <m:r>
              <w:ins w:id="775" w:author="Tyler Steven Coleman" w:date="2022-12-06T15:36:00Z">
                <w:rPr>
                  <w:rFonts w:ascii="Cambria Math" w:hAnsi="Cambria Math" w:cstheme="minorHAnsi"/>
                  <w:lang w:val="en-GB"/>
                </w:rPr>
                <m:t>j</m:t>
              </w:ins>
            </m:r>
          </m:sub>
        </m:sSub>
        <m:r>
          <w:ins w:id="776" w:author="Tyler Steven Coleman" w:date="2022-12-06T15:34:00Z">
            <w:rPr>
              <w:rFonts w:ascii="Cambria Math" w:hAnsi="Cambria Math" w:cstheme="minorHAnsi"/>
              <w:lang w:val="en-GB"/>
            </w:rPr>
            <m:t>~NB</m:t>
          </w:ins>
        </m:r>
        <m:d>
          <m:dPr>
            <m:ctrlPr>
              <w:ins w:id="777" w:author="Tyler Steven Coleman" w:date="2022-12-06T15:34:00Z">
                <w:rPr>
                  <w:rFonts w:ascii="Cambria Math" w:hAnsi="Cambria Math" w:cstheme="minorHAnsi"/>
                  <w:i/>
                  <w:iCs/>
                  <w:lang w:val="en-GB"/>
                </w:rPr>
              </w:ins>
            </m:ctrlPr>
          </m:dPr>
          <m:e>
            <m:sSub>
              <m:sSubPr>
                <m:ctrlPr>
                  <w:ins w:id="778" w:author="Tyler Steven Coleman" w:date="2022-12-06T15:34:00Z">
                    <w:rPr>
                      <w:rFonts w:ascii="Cambria Math" w:hAnsi="Cambria Math" w:cstheme="minorHAnsi"/>
                      <w:i/>
                      <w:iCs/>
                      <w:lang w:val="en-GB"/>
                    </w:rPr>
                  </w:ins>
                </m:ctrlPr>
              </m:sSubPr>
              <m:e>
                <m:r>
                  <w:ins w:id="779" w:author="Tyler Steven Coleman" w:date="2022-12-06T15:34:00Z">
                    <w:rPr>
                      <w:rFonts w:ascii="Cambria Math" w:hAnsi="Cambria Math" w:cstheme="minorHAnsi"/>
                    </w:rPr>
                    <m:t>μ</m:t>
                  </w:ins>
                </m:r>
              </m:e>
              <m:sub>
                <m:r>
                  <w:ins w:id="780" w:author="Tyler Steven Coleman" w:date="2022-12-06T15:34:00Z">
                    <w:rPr>
                      <w:rFonts w:ascii="Cambria Math" w:hAnsi="Cambria Math" w:cstheme="minorHAnsi"/>
                      <w:lang w:val="en-GB"/>
                    </w:rPr>
                    <m:t>i</m:t>
                  </w:ins>
                </m:r>
                <m:r>
                  <w:ins w:id="781" w:author="Tyler Steven Coleman" w:date="2022-12-06T15:37:00Z">
                    <w:rPr>
                      <w:rFonts w:ascii="Cambria Math" w:hAnsi="Cambria Math" w:cstheme="minorHAnsi"/>
                      <w:lang w:val="en-GB"/>
                    </w:rPr>
                    <m:t>j</m:t>
                  </w:ins>
                </m:r>
              </m:sub>
            </m:sSub>
            <m:r>
              <w:ins w:id="782" w:author="Tyler Steven Coleman" w:date="2022-12-06T15:34:00Z">
                <w:rPr>
                  <w:rFonts w:ascii="Cambria Math" w:hAnsi="Cambria Math" w:cstheme="minorHAnsi"/>
                  <w:lang w:val="en-GB"/>
                </w:rPr>
                <m:t>, k</m:t>
              </w:ins>
            </m:r>
          </m:e>
        </m:d>
        <m:r>
          <w:ins w:id="783" w:author="Tyler Steven Coleman" w:date="2022-12-06T15:34:00Z">
            <w:rPr>
              <w:rFonts w:ascii="Cambria Math" w:hAnsi="Cambria Math" w:cstheme="minorHAnsi"/>
              <w:lang w:val="en-GB"/>
            </w:rPr>
            <m:t xml:space="preserve"> </m:t>
          </w:ins>
        </m:r>
      </m:oMath>
      <w:ins w:id="784" w:author="Tyler Steven Coleman" w:date="2022-12-06T15:34:00Z">
        <w:r>
          <w:rPr>
            <w:rFonts w:eastAsiaTheme="minorEastAsia" w:cstheme="minorHAnsi"/>
            <w:i/>
            <w:iCs/>
            <w:lang w:val="en-GB"/>
          </w:rPr>
          <w:tab/>
        </w:r>
        <w:r>
          <w:rPr>
            <w:rFonts w:eastAsiaTheme="minorEastAsia" w:cstheme="minorHAnsi"/>
            <w:i/>
            <w:iCs/>
            <w:lang w:val="en-GB"/>
          </w:rPr>
          <w:tab/>
        </w:r>
        <w:r>
          <w:rPr>
            <w:rFonts w:eastAsiaTheme="minorEastAsia" w:cstheme="minorHAnsi"/>
            <w:i/>
            <w:iCs/>
            <w:lang w:val="en-GB"/>
          </w:rPr>
          <w:tab/>
        </w:r>
        <w:r w:rsidRPr="004472E2">
          <w:rPr>
            <w:rFonts w:cstheme="minorHAnsi"/>
            <w:i/>
            <w:iCs/>
            <w:lang w:val="en-GB"/>
          </w:rPr>
          <w:t xml:space="preserve">(eq. </w:t>
        </w:r>
      </w:ins>
      <w:ins w:id="785" w:author="Tyler Steven Coleman" w:date="2022-12-06T15:43:00Z">
        <w:r w:rsidR="008860B1">
          <w:rPr>
            <w:rFonts w:cstheme="minorHAnsi"/>
            <w:i/>
            <w:iCs/>
            <w:lang w:val="en-GB"/>
          </w:rPr>
          <w:t>7</w:t>
        </w:r>
      </w:ins>
      <w:ins w:id="786" w:author="Tyler Steven Coleman" w:date="2022-12-06T15:34:00Z">
        <w:r w:rsidRPr="004472E2">
          <w:rPr>
            <w:rFonts w:cstheme="minorHAnsi"/>
            <w:i/>
            <w:iCs/>
            <w:lang w:val="en-GB"/>
          </w:rPr>
          <w:t>)</w:t>
        </w:r>
      </w:ins>
    </w:p>
    <w:p w14:paraId="32C4F8E6" w14:textId="6765D66C" w:rsidR="001B7019" w:rsidRPr="00E719BE" w:rsidRDefault="001B7019" w:rsidP="001B7019">
      <w:pPr>
        <w:snapToGrid w:val="0"/>
        <w:spacing w:line="480" w:lineRule="auto"/>
        <w:rPr>
          <w:ins w:id="787" w:author="Tyler Steven Coleman" w:date="2022-12-06T15:34:00Z"/>
          <w:rFonts w:cstheme="minorHAnsi"/>
          <w:lang w:val="en-GB"/>
        </w:rPr>
      </w:pPr>
      <w:ins w:id="788" w:author="Tyler Steven Coleman" w:date="2022-12-06T15:34:00Z">
        <w:r w:rsidRPr="004472E2">
          <w:rPr>
            <w:rFonts w:cstheme="minorHAnsi"/>
            <w:lang w:val="en-GB"/>
          </w:rPr>
          <w:t xml:space="preserve">where </w:t>
        </w:r>
      </w:ins>
      <m:oMath>
        <m:sSub>
          <m:sSubPr>
            <m:ctrlPr>
              <w:ins w:id="789" w:author="Tyler Steven Coleman" w:date="2022-12-06T15:34:00Z">
                <w:rPr>
                  <w:rFonts w:ascii="Cambria Math" w:hAnsi="Cambria Math" w:cstheme="minorHAnsi"/>
                  <w:i/>
                  <w:iCs/>
                  <w:lang w:val="en-GB"/>
                </w:rPr>
              </w:ins>
            </m:ctrlPr>
          </m:sSubPr>
          <m:e>
            <m:r>
              <w:ins w:id="790" w:author="Tyler Steven Coleman" w:date="2022-12-06T15:35:00Z">
                <w:rPr>
                  <w:rFonts w:ascii="Cambria Math" w:hAnsi="Cambria Math" w:cstheme="minorHAnsi"/>
                  <w:lang w:val="en-GB"/>
                </w:rPr>
                <m:t>Seeds</m:t>
              </w:ins>
            </m:r>
          </m:e>
          <m:sub>
            <m:r>
              <w:ins w:id="791" w:author="Tyler Steven Coleman" w:date="2022-12-06T15:34:00Z">
                <w:rPr>
                  <w:rFonts w:ascii="Cambria Math" w:hAnsi="Cambria Math" w:cstheme="minorHAnsi"/>
                  <w:lang w:val="en-GB"/>
                </w:rPr>
                <m:t>i</m:t>
              </w:ins>
            </m:r>
            <m:r>
              <w:ins w:id="792" w:author="Tyler Steven Coleman" w:date="2022-12-06T15:54:00Z">
                <w:rPr>
                  <w:rFonts w:ascii="Cambria Math" w:hAnsi="Cambria Math" w:cstheme="minorHAnsi"/>
                  <w:lang w:val="en-GB"/>
                </w:rPr>
                <m:t>j</m:t>
              </w:ins>
            </m:r>
          </m:sub>
        </m:sSub>
      </m:oMath>
      <w:ins w:id="793" w:author="Tyler Steven Coleman" w:date="2022-12-06T15:34:00Z">
        <w:r w:rsidRPr="004472E2">
          <w:rPr>
            <w:rFonts w:eastAsiaTheme="minorEastAsia" w:cstheme="minorHAnsi"/>
            <w:iCs/>
            <w:lang w:val="en-GB"/>
          </w:rPr>
          <w:t xml:space="preserve"> is the negative binomially distributed </w:t>
        </w:r>
        <w:commentRangeStart w:id="794"/>
        <w:r>
          <w:rPr>
            <w:rFonts w:eastAsiaTheme="minorEastAsia" w:cstheme="minorHAnsi"/>
            <w:iCs/>
            <w:lang w:val="en-GB"/>
          </w:rPr>
          <w:t>count of</w:t>
        </w:r>
        <w:r w:rsidRPr="004472E2">
          <w:rPr>
            <w:rFonts w:eastAsiaTheme="minorEastAsia" w:cstheme="minorHAnsi"/>
            <w:iCs/>
            <w:lang w:val="en-GB"/>
          </w:rPr>
          <w:t xml:space="preserve"> </w:t>
        </w:r>
      </w:ins>
      <w:ins w:id="795" w:author="Tyler Steven Coleman" w:date="2022-12-06T15:35:00Z">
        <w:r>
          <w:rPr>
            <w:rFonts w:eastAsiaTheme="minorEastAsia" w:cstheme="minorHAnsi"/>
            <w:iCs/>
            <w:lang w:val="en-GB"/>
          </w:rPr>
          <w:t>seeds</w:t>
        </w:r>
      </w:ins>
      <w:ins w:id="796" w:author="Tyler Steven Coleman" w:date="2022-12-06T15:34:00Z">
        <w:r>
          <w:rPr>
            <w:rFonts w:eastAsiaTheme="minorEastAsia" w:cstheme="minorHAnsi"/>
            <w:iCs/>
            <w:lang w:val="en-GB"/>
          </w:rPr>
          <w:t xml:space="preserve"> detected</w:t>
        </w:r>
      </w:ins>
      <w:commentRangeEnd w:id="794"/>
      <w:ins w:id="797" w:author="Tyler Steven Coleman" w:date="2022-12-08T10:44:00Z">
        <w:r w:rsidR="00137E26">
          <w:rPr>
            <w:rStyle w:val="CommentReference"/>
          </w:rPr>
          <w:commentReference w:id="794"/>
        </w:r>
      </w:ins>
      <w:ins w:id="798" w:author="Tyler Steven Coleman" w:date="2022-12-06T15:34:00Z">
        <w:r>
          <w:rPr>
            <w:rFonts w:eastAsiaTheme="minorEastAsia" w:cstheme="minorHAnsi"/>
            <w:iCs/>
            <w:lang w:val="en-GB"/>
          </w:rPr>
          <w:t xml:space="preserve"> in block </w:t>
        </w:r>
      </w:ins>
      <m:oMath>
        <m:r>
          <w:ins w:id="799" w:author="Tyler Steven Coleman" w:date="2022-12-06T15:34:00Z">
            <w:rPr>
              <w:rFonts w:ascii="Cambria Math" w:eastAsiaTheme="minorEastAsia" w:hAnsi="Cambria Math" w:cstheme="minorHAnsi"/>
              <w:lang w:val="en-GB"/>
            </w:rPr>
            <m:t>i</m:t>
          </w:ins>
        </m:r>
      </m:oMath>
      <w:ins w:id="800" w:author="Tyler Steven Coleman" w:date="2022-12-06T15:34:00Z">
        <w:r w:rsidRPr="004472E2">
          <w:rPr>
            <w:rFonts w:eastAsiaTheme="minorEastAsia" w:cstheme="minorHAnsi"/>
            <w:iCs/>
            <w:lang w:val="en-GB"/>
          </w:rPr>
          <w:t xml:space="preserve"> </w:t>
        </w:r>
      </w:ins>
      <w:ins w:id="801" w:author="Tyler Steven Coleman" w:date="2022-12-06T15:37:00Z">
        <w:r w:rsidR="008860B1">
          <w:rPr>
            <w:rFonts w:eastAsiaTheme="minorEastAsia" w:cstheme="minorHAnsi"/>
            <w:iCs/>
            <w:lang w:val="en-GB"/>
          </w:rPr>
          <w:t xml:space="preserve">for species </w:t>
        </w:r>
      </w:ins>
      <m:oMath>
        <m:r>
          <w:ins w:id="802" w:author="Tyler Steven Coleman" w:date="2022-12-06T15:37:00Z">
            <w:rPr>
              <w:rFonts w:ascii="Cambria Math" w:eastAsiaTheme="minorEastAsia" w:hAnsi="Cambria Math" w:cstheme="minorHAnsi"/>
              <w:lang w:val="en-GB"/>
            </w:rPr>
            <m:t>j</m:t>
          </w:ins>
        </m:r>
      </m:oMath>
      <w:ins w:id="803" w:author="Tyler Steven Coleman" w:date="2022-12-06T15:37:00Z">
        <w:r w:rsidR="008860B1" w:rsidRPr="004472E2">
          <w:rPr>
            <w:rFonts w:eastAsiaTheme="minorEastAsia" w:cstheme="minorHAnsi"/>
            <w:iCs/>
            <w:lang w:val="en-GB"/>
          </w:rPr>
          <w:t xml:space="preserve"> </w:t>
        </w:r>
      </w:ins>
      <w:ins w:id="804" w:author="Tyler Steven Coleman" w:date="2022-12-06T15:34:00Z">
        <w:r w:rsidRPr="004472E2">
          <w:rPr>
            <w:rFonts w:eastAsiaTheme="minorEastAsia" w:cstheme="minorHAnsi"/>
            <w:iCs/>
            <w:lang w:val="en-GB"/>
          </w:rPr>
          <w:t xml:space="preserve">(equation </w:t>
        </w:r>
      </w:ins>
      <w:ins w:id="805" w:author="Tyler Steven Coleman" w:date="2022-12-06T15:54:00Z">
        <w:r w:rsidR="00295E97">
          <w:rPr>
            <w:rFonts w:eastAsiaTheme="minorEastAsia" w:cstheme="minorHAnsi"/>
            <w:iCs/>
            <w:lang w:val="en-GB"/>
          </w:rPr>
          <w:t>7</w:t>
        </w:r>
      </w:ins>
      <w:ins w:id="806" w:author="Tyler Steven Coleman" w:date="2022-12-06T15:34:00Z">
        <w:r w:rsidRPr="004472E2">
          <w:rPr>
            <w:rFonts w:eastAsiaTheme="minorEastAsia" w:cstheme="minorHAnsi"/>
            <w:iCs/>
            <w:lang w:val="en-GB"/>
          </w:rPr>
          <w:t xml:space="preserve">), </w:t>
        </w:r>
      </w:ins>
      <m:oMath>
        <m:sSub>
          <m:sSubPr>
            <m:ctrlPr>
              <w:ins w:id="807" w:author="Tyler Steven Coleman" w:date="2022-12-06T15:34:00Z">
                <w:rPr>
                  <w:rFonts w:ascii="Cambria Math" w:hAnsi="Cambria Math" w:cstheme="minorHAnsi"/>
                  <w:i/>
                  <w:iCs/>
                  <w:lang w:val="en-GB"/>
                </w:rPr>
              </w:ins>
            </m:ctrlPr>
          </m:sSubPr>
          <m:e>
            <m:r>
              <w:ins w:id="808" w:author="Tyler Steven Coleman" w:date="2022-12-06T15:34:00Z">
                <w:rPr>
                  <w:rFonts w:ascii="Cambria Math" w:hAnsi="Cambria Math" w:cstheme="minorHAnsi"/>
                </w:rPr>
                <m:t>μ</m:t>
              </w:ins>
            </m:r>
          </m:e>
          <m:sub>
            <m:r>
              <w:ins w:id="809" w:author="Tyler Steven Coleman" w:date="2022-12-06T15:34:00Z">
                <w:rPr>
                  <w:rFonts w:ascii="Cambria Math" w:hAnsi="Cambria Math" w:cstheme="minorHAnsi"/>
                  <w:lang w:val="en-GB"/>
                </w:rPr>
                <m:t>i</m:t>
              </w:ins>
            </m:r>
            <m:r>
              <w:ins w:id="810" w:author="Tyler Steven Coleman" w:date="2022-12-06T15:37:00Z">
                <w:rPr>
                  <w:rFonts w:ascii="Cambria Math" w:hAnsi="Cambria Math" w:cstheme="minorHAnsi"/>
                  <w:lang w:val="en-GB"/>
                </w:rPr>
                <m:t>j</m:t>
              </w:ins>
            </m:r>
          </m:sub>
        </m:sSub>
      </m:oMath>
      <w:ins w:id="811" w:author="Tyler Steven Coleman" w:date="2022-12-06T15:34:00Z">
        <w:r w:rsidRPr="004472E2">
          <w:rPr>
            <w:rFonts w:eastAsiaTheme="minorEastAsia" w:cstheme="minorHAnsi"/>
            <w:iCs/>
            <w:lang w:val="en-GB"/>
          </w:rPr>
          <w:t xml:space="preserve"> is the expected value for that sample in </w:t>
        </w:r>
        <w:r>
          <w:rPr>
            <w:rFonts w:eastAsiaTheme="minorEastAsia" w:cstheme="minorHAnsi"/>
            <w:iCs/>
            <w:lang w:val="en-GB"/>
          </w:rPr>
          <w:t>block</w:t>
        </w:r>
        <w:r w:rsidRPr="004472E2">
          <w:rPr>
            <w:rFonts w:eastAsiaTheme="minorEastAsia" w:cstheme="minorHAnsi"/>
            <w:iCs/>
            <w:lang w:val="en-GB"/>
          </w:rPr>
          <w:t xml:space="preserve"> </w:t>
        </w:r>
      </w:ins>
      <m:oMath>
        <m:r>
          <w:ins w:id="812" w:author="Tyler Steven Coleman" w:date="2022-12-06T15:34:00Z">
            <w:rPr>
              <w:rFonts w:ascii="Cambria Math" w:eastAsiaTheme="minorEastAsia" w:hAnsi="Cambria Math" w:cstheme="minorHAnsi"/>
              <w:lang w:val="en-GB"/>
            </w:rPr>
            <m:t>i</m:t>
          </w:ins>
        </m:r>
      </m:oMath>
      <w:ins w:id="813" w:author="Tyler Steven Coleman" w:date="2022-12-06T15:38:00Z">
        <w:r w:rsidR="008860B1">
          <w:rPr>
            <w:rFonts w:eastAsiaTheme="minorEastAsia" w:cstheme="minorHAnsi"/>
            <w:iCs/>
            <w:lang w:val="en-GB"/>
          </w:rPr>
          <w:t xml:space="preserve"> for species </w:t>
        </w:r>
      </w:ins>
      <m:oMath>
        <m:r>
          <w:ins w:id="814" w:author="Tyler Steven Coleman" w:date="2022-12-06T15:38:00Z">
            <w:rPr>
              <w:rFonts w:ascii="Cambria Math" w:eastAsiaTheme="minorEastAsia" w:hAnsi="Cambria Math" w:cstheme="minorHAnsi"/>
              <w:lang w:val="en-GB"/>
            </w:rPr>
            <m:t>j</m:t>
          </w:ins>
        </m:r>
      </m:oMath>
      <w:ins w:id="815" w:author="Tyler Steven Coleman" w:date="2022-12-06T15:34:00Z">
        <w:r w:rsidRPr="004472E2">
          <w:rPr>
            <w:rFonts w:eastAsiaTheme="minorEastAsia" w:cstheme="minorHAnsi"/>
            <w:iCs/>
            <w:lang w:val="en-GB"/>
          </w:rPr>
          <w:t xml:space="preserve">, and </w:t>
        </w:r>
      </w:ins>
      <m:oMath>
        <m:r>
          <w:ins w:id="816" w:author="Tyler Steven Coleman" w:date="2022-12-06T15:34:00Z">
            <w:rPr>
              <w:rFonts w:ascii="Cambria Math" w:hAnsi="Cambria Math" w:cstheme="minorHAnsi"/>
              <w:lang w:val="en-GB"/>
            </w:rPr>
            <m:t>k</m:t>
          </w:ins>
        </m:r>
      </m:oMath>
      <w:ins w:id="817" w:author="Tyler Steven Coleman" w:date="2022-12-06T15:34:00Z">
        <w:r w:rsidRPr="004472E2">
          <w:rPr>
            <w:rFonts w:eastAsiaTheme="minorEastAsia" w:cstheme="minorHAnsi"/>
            <w:iCs/>
            <w:lang w:val="en-GB"/>
          </w:rPr>
          <w:t xml:space="preserve"> is the scaling parameter</w:t>
        </w:r>
      </w:ins>
      <w:ins w:id="818" w:author="Tyler Steven Coleman" w:date="2022-12-06T15:38:00Z">
        <w:r w:rsidR="008860B1">
          <w:rPr>
            <w:rFonts w:eastAsiaTheme="minorEastAsia" w:cstheme="minorHAnsi"/>
            <w:iCs/>
            <w:lang w:val="en-GB"/>
          </w:rPr>
          <w:t xml:space="preserve"> of the negative binomial distribution</w:t>
        </w:r>
      </w:ins>
      <w:ins w:id="819" w:author="Tyler Steven Coleman" w:date="2022-12-06T15:34:00Z">
        <w:r w:rsidRPr="004472E2">
          <w:rPr>
            <w:rFonts w:eastAsiaTheme="minorEastAsia" w:cstheme="minorHAnsi"/>
            <w:iCs/>
            <w:lang w:val="en-GB"/>
          </w:rPr>
          <w:t xml:space="preserve">. </w:t>
        </w:r>
        <w:r>
          <w:rPr>
            <w:rFonts w:eastAsiaTheme="minorEastAsia" w:cstheme="minorHAnsi"/>
            <w:iCs/>
            <w:lang w:val="en-GB"/>
          </w:rPr>
          <w:t xml:space="preserve">The ln </w:t>
        </w:r>
        <w:r>
          <w:rPr>
            <w:rFonts w:eastAsiaTheme="minorEastAsia" w:cstheme="minorHAnsi"/>
            <w:iCs/>
          </w:rPr>
          <w:t xml:space="preserve">transformed value of the expected </w:t>
        </w:r>
      </w:ins>
      <w:ins w:id="820" w:author="Tyler Steven Coleman" w:date="2022-12-06T15:38:00Z">
        <w:r w:rsidR="008860B1">
          <w:rPr>
            <w:rFonts w:eastAsiaTheme="minorEastAsia" w:cstheme="minorHAnsi"/>
            <w:iCs/>
          </w:rPr>
          <w:t>seed</w:t>
        </w:r>
      </w:ins>
      <w:ins w:id="821" w:author="Tyler Steven Coleman" w:date="2022-12-06T15:34:00Z">
        <w:r>
          <w:rPr>
            <w:rFonts w:eastAsiaTheme="minorEastAsia" w:cstheme="minorHAnsi"/>
            <w:iCs/>
          </w:rPr>
          <w:t xml:space="preserve"> count</w:t>
        </w:r>
        <w:r>
          <w:rPr>
            <w:rFonts w:cstheme="minorHAnsi"/>
            <w:lang w:val="en-GB"/>
          </w:rPr>
          <w:t xml:space="preserve"> </w:t>
        </w:r>
      </w:ins>
      <w:ins w:id="822" w:author="Tyler Steven Coleman" w:date="2022-12-06T15:43:00Z">
        <w:r w:rsidR="008860B1">
          <w:rPr>
            <w:rFonts w:cstheme="minorHAnsi"/>
            <w:lang w:val="en-GB"/>
          </w:rPr>
          <w:t>(</w:t>
        </w:r>
      </w:ins>
      <m:oMath>
        <m:sSub>
          <m:sSubPr>
            <m:ctrlPr>
              <w:ins w:id="823" w:author="Tyler Steven Coleman" w:date="2022-12-06T15:34:00Z">
                <w:rPr>
                  <w:rFonts w:ascii="Cambria Math" w:hAnsi="Cambria Math" w:cstheme="minorHAnsi"/>
                  <w:i/>
                  <w:iCs/>
                  <w:lang w:val="en-GB"/>
                </w:rPr>
              </w:ins>
            </m:ctrlPr>
          </m:sSubPr>
          <m:e>
            <m:r>
              <w:ins w:id="824" w:author="Tyler Steven Coleman" w:date="2022-12-06T15:34:00Z">
                <w:rPr>
                  <w:rFonts w:ascii="Cambria Math" w:hAnsi="Cambria Math" w:cstheme="minorHAnsi"/>
                </w:rPr>
                <m:t>n</m:t>
              </w:ins>
            </m:r>
          </m:e>
          <m:sub>
            <m:r>
              <w:ins w:id="825" w:author="Tyler Steven Coleman" w:date="2022-12-06T15:34:00Z">
                <w:rPr>
                  <w:rFonts w:ascii="Cambria Math" w:hAnsi="Cambria Math" w:cstheme="minorHAnsi"/>
                  <w:lang w:val="en-GB"/>
                </w:rPr>
                <m:t>i</m:t>
              </w:ins>
            </m:r>
            <m:r>
              <w:ins w:id="826" w:author="Tyler Steven Coleman" w:date="2022-12-06T15:39:00Z">
                <w:rPr>
                  <w:rFonts w:ascii="Cambria Math" w:hAnsi="Cambria Math" w:cstheme="minorHAnsi"/>
                  <w:lang w:val="en-GB"/>
                </w:rPr>
                <m:t>j</m:t>
              </w:ins>
            </m:r>
          </m:sub>
        </m:sSub>
      </m:oMath>
      <w:ins w:id="827" w:author="Tyler Steven Coleman" w:date="2022-12-06T15:44:00Z">
        <w:r w:rsidR="008860B1">
          <w:rPr>
            <w:rFonts w:eastAsiaTheme="minorEastAsia" w:cstheme="minorHAnsi"/>
            <w:iCs/>
            <w:lang w:val="en-GB"/>
          </w:rPr>
          <w:t>; equation 8)</w:t>
        </w:r>
      </w:ins>
      <w:ins w:id="828" w:author="Tyler Steven Coleman" w:date="2022-12-06T15:34:00Z">
        <w:r>
          <w:rPr>
            <w:rFonts w:eastAsiaTheme="minorEastAsia" w:cstheme="minorHAnsi"/>
            <w:iCs/>
            <w:lang w:val="en-GB"/>
          </w:rPr>
          <w:t xml:space="preserve"> in block </w:t>
        </w:r>
      </w:ins>
      <m:oMath>
        <m:r>
          <w:ins w:id="829" w:author="Tyler Steven Coleman" w:date="2022-12-06T15:34:00Z">
            <w:rPr>
              <w:rFonts w:ascii="Cambria Math" w:eastAsiaTheme="minorEastAsia" w:hAnsi="Cambria Math" w:cstheme="minorHAnsi"/>
              <w:lang w:val="en-GB"/>
            </w:rPr>
            <m:t>i</m:t>
          </w:ins>
        </m:r>
      </m:oMath>
      <w:ins w:id="830" w:author="Tyler Steven Coleman" w:date="2022-12-06T15:34:00Z">
        <w:r>
          <w:rPr>
            <w:rFonts w:eastAsiaTheme="minorEastAsia" w:cstheme="minorHAnsi"/>
            <w:iCs/>
            <w:lang w:val="en-GB"/>
          </w:rPr>
          <w:t xml:space="preserve"> </w:t>
        </w:r>
      </w:ins>
      <w:ins w:id="831" w:author="Tyler Steven Coleman" w:date="2022-12-06T15:44:00Z">
        <w:r w:rsidR="008860B1">
          <w:rPr>
            <w:rFonts w:eastAsiaTheme="minorEastAsia" w:cstheme="minorHAnsi"/>
            <w:iCs/>
            <w:lang w:val="en-GB"/>
          </w:rPr>
          <w:t xml:space="preserve">for species </w:t>
        </w:r>
      </w:ins>
      <m:oMath>
        <m:r>
          <w:ins w:id="832" w:author="Tyler Steven Coleman" w:date="2022-12-06T15:44:00Z">
            <w:rPr>
              <w:rFonts w:ascii="Cambria Math" w:eastAsiaTheme="minorEastAsia" w:hAnsi="Cambria Math" w:cstheme="minorHAnsi"/>
              <w:lang w:val="en-GB"/>
            </w:rPr>
            <m:t>j</m:t>
          </w:ins>
        </m:r>
      </m:oMath>
      <w:ins w:id="833" w:author="Tyler Steven Coleman" w:date="2022-12-06T15:44:00Z">
        <w:r w:rsidR="008860B1">
          <w:rPr>
            <w:rFonts w:eastAsiaTheme="minorEastAsia" w:cstheme="minorHAnsi"/>
            <w:iCs/>
            <w:lang w:val="en-GB"/>
          </w:rPr>
          <w:t xml:space="preserve"> </w:t>
        </w:r>
      </w:ins>
      <w:ins w:id="834" w:author="Tyler Steven Coleman" w:date="2022-12-06T15:34:00Z">
        <w:r>
          <w:rPr>
            <w:rFonts w:eastAsiaTheme="minorEastAsia" w:cstheme="minorHAnsi"/>
            <w:iCs/>
            <w:lang w:val="en-GB"/>
          </w:rPr>
          <w:t>is a linear function of the predictors, i.e.,</w:t>
        </w:r>
      </w:ins>
    </w:p>
    <w:p w14:paraId="498D632D" w14:textId="1025D19D" w:rsidR="001B7019" w:rsidRPr="00E719BE" w:rsidRDefault="001B7019" w:rsidP="001B7019">
      <w:pPr>
        <w:snapToGrid w:val="0"/>
        <w:spacing w:line="480" w:lineRule="auto"/>
        <w:jc w:val="center"/>
        <w:rPr>
          <w:ins w:id="835" w:author="Tyler Steven Coleman" w:date="2022-12-06T15:34:00Z"/>
          <w:rFonts w:cstheme="minorHAnsi"/>
          <w:i/>
          <w:iCs/>
          <w:lang w:val="en-GB"/>
        </w:rPr>
      </w:pPr>
      <m:oMath>
        <m:sSub>
          <m:sSubPr>
            <m:ctrlPr>
              <w:ins w:id="836" w:author="Tyler Steven Coleman" w:date="2022-12-06T15:34:00Z">
                <w:rPr>
                  <w:rFonts w:ascii="Cambria Math" w:hAnsi="Cambria Math" w:cstheme="minorHAnsi"/>
                  <w:i/>
                  <w:iCs/>
                  <w:lang w:val="en-GB"/>
                </w:rPr>
              </w:ins>
            </m:ctrlPr>
          </m:sSubPr>
          <m:e>
            <m:r>
              <w:ins w:id="837" w:author="Tyler Steven Coleman" w:date="2022-12-06T15:34:00Z">
                <w:rPr>
                  <w:rFonts w:ascii="Cambria Math" w:hAnsi="Cambria Math" w:cstheme="minorHAnsi"/>
                </w:rPr>
                <m:t>n</m:t>
              </w:ins>
            </m:r>
          </m:e>
          <m:sub>
            <m:r>
              <w:ins w:id="838" w:author="Tyler Steven Coleman" w:date="2022-12-06T15:34:00Z">
                <w:rPr>
                  <w:rFonts w:ascii="Cambria Math" w:hAnsi="Cambria Math" w:cstheme="minorHAnsi"/>
                  <w:lang w:val="en-GB"/>
                </w:rPr>
                <m:t>i</m:t>
              </w:ins>
            </m:r>
            <m:r>
              <w:ins w:id="839" w:author="Tyler Steven Coleman" w:date="2022-12-06T15:44:00Z">
                <w:rPr>
                  <w:rFonts w:ascii="Cambria Math" w:hAnsi="Cambria Math" w:cstheme="minorHAnsi"/>
                  <w:lang w:val="en-GB"/>
                </w:rPr>
                <m:t>j</m:t>
              </w:ins>
            </m:r>
          </m:sub>
        </m:sSub>
        <m:r>
          <w:ins w:id="840" w:author="Tyler Steven Coleman" w:date="2022-12-06T15:34:00Z">
            <w:rPr>
              <w:rFonts w:ascii="Cambria Math" w:hAnsi="Cambria Math" w:cstheme="minorHAnsi"/>
              <w:lang w:val="en-GB"/>
            </w:rPr>
            <m:t>~</m:t>
          </w:ins>
        </m:r>
        <m:sSub>
          <m:sSubPr>
            <m:ctrlPr>
              <w:ins w:id="841" w:author="Tyler Steven Coleman" w:date="2022-12-06T15:34:00Z">
                <w:rPr>
                  <w:rFonts w:ascii="Cambria Math" w:hAnsi="Cambria Math" w:cstheme="minorHAnsi"/>
                  <w:i/>
                  <w:iCs/>
                </w:rPr>
              </w:ins>
            </m:ctrlPr>
          </m:sSubPr>
          <m:e>
            <m:r>
              <w:ins w:id="842" w:author="Tyler Steven Coleman" w:date="2022-12-06T15:34:00Z">
                <w:rPr>
                  <w:rFonts w:ascii="Cambria Math" w:hAnsi="Cambria Math" w:cstheme="minorHAnsi"/>
                </w:rPr>
                <m:t>β</m:t>
              </w:ins>
            </m:r>
          </m:e>
          <m:sub>
            <m:r>
              <w:ins w:id="843" w:author="Tyler Steven Coleman" w:date="2022-12-06T15:34:00Z">
                <w:rPr>
                  <w:rFonts w:ascii="Cambria Math" w:hAnsi="Cambria Math" w:cstheme="minorHAnsi"/>
                </w:rPr>
                <m:t>0</m:t>
              </w:ins>
            </m:r>
          </m:sub>
        </m:sSub>
        <m:r>
          <w:ins w:id="844" w:author="Tyler Steven Coleman" w:date="2022-12-06T15:34:00Z">
            <w:rPr>
              <w:rFonts w:ascii="Cambria Math" w:hAnsi="Cambria Math" w:cstheme="minorHAnsi"/>
            </w:rPr>
            <m:t>+</m:t>
          </w:ins>
        </m:r>
        <m:sSub>
          <m:sSubPr>
            <m:ctrlPr>
              <w:ins w:id="845" w:author="Tyler Steven Coleman" w:date="2022-12-06T15:34:00Z">
                <w:rPr>
                  <w:rFonts w:ascii="Cambria Math" w:hAnsi="Cambria Math" w:cstheme="minorHAnsi"/>
                  <w:i/>
                  <w:iCs/>
                </w:rPr>
              </w:ins>
            </m:ctrlPr>
          </m:sSubPr>
          <m:e>
            <m:r>
              <w:ins w:id="846" w:author="Tyler Steven Coleman" w:date="2022-12-06T15:34:00Z">
                <w:rPr>
                  <w:rFonts w:ascii="Cambria Math" w:hAnsi="Cambria Math" w:cstheme="minorHAnsi"/>
                </w:rPr>
                <m:t>β</m:t>
              </w:ins>
            </m:r>
          </m:e>
          <m:sub>
            <m:r>
              <w:ins w:id="847" w:author="Tyler Steven Coleman" w:date="2022-12-06T15:34:00Z">
                <w:rPr>
                  <w:rFonts w:ascii="Cambria Math" w:hAnsi="Cambria Math" w:cstheme="minorHAnsi"/>
                </w:rPr>
                <m:t>1</m:t>
              </w:ins>
            </m:r>
          </m:sub>
        </m:sSub>
        <m:sSub>
          <m:sSubPr>
            <m:ctrlPr>
              <w:ins w:id="848" w:author="Tyler Steven Coleman" w:date="2022-12-06T15:34:00Z">
                <w:rPr>
                  <w:rFonts w:ascii="Cambria Math" w:hAnsi="Cambria Math" w:cstheme="minorHAnsi"/>
                  <w:i/>
                  <w:iCs/>
                  <w:lang w:val="en-GB"/>
                </w:rPr>
              </w:ins>
            </m:ctrlPr>
          </m:sSubPr>
          <m:e>
            <m:r>
              <w:ins w:id="849" w:author="Tyler Steven Coleman" w:date="2022-12-06T15:34:00Z">
                <w:rPr>
                  <w:rFonts w:ascii="Cambria Math" w:hAnsi="Cambria Math" w:cstheme="minorHAnsi"/>
                </w:rPr>
                <m:t>trea</m:t>
              </w:ins>
            </m:r>
            <m:r>
              <w:ins w:id="850" w:author="Tyler Steven Coleman" w:date="2022-12-06T15:34:00Z">
                <w:rPr>
                  <w:rFonts w:ascii="Cambria Math" w:hAnsi="Cambria Math" w:cstheme="minorHAnsi"/>
                </w:rPr>
                <m:t>t</m:t>
              </w:ins>
            </m:r>
          </m:e>
          <m:sub>
            <m:r>
              <w:ins w:id="851" w:author="Tyler Steven Coleman" w:date="2022-12-06T15:34:00Z">
                <w:rPr>
                  <w:rFonts w:ascii="Cambria Math" w:hAnsi="Cambria Math" w:cstheme="minorHAnsi"/>
                  <w:lang w:val="en-GB"/>
                </w:rPr>
                <m:t>i</m:t>
              </w:ins>
            </m:r>
            <m:r>
              <w:ins w:id="852" w:author="Tyler Steven Coleman" w:date="2022-12-06T15:45:00Z">
                <w:rPr>
                  <w:rFonts w:ascii="Cambria Math" w:hAnsi="Cambria Math" w:cstheme="minorHAnsi"/>
                  <w:lang w:val="en-GB"/>
                </w:rPr>
                <m:t>j</m:t>
              </w:ins>
            </m:r>
          </m:sub>
        </m:sSub>
        <m:r>
          <w:ins w:id="853" w:author="Tyler Steven Coleman" w:date="2022-12-06T15:45:00Z">
            <w:rPr>
              <w:rFonts w:ascii="Cambria Math" w:hAnsi="Cambria Math" w:cstheme="minorHAnsi"/>
              <w:lang w:val="en-GB"/>
            </w:rPr>
            <m:t>+</m:t>
          </w:ins>
        </m:r>
        <m:sSub>
          <m:sSubPr>
            <m:ctrlPr>
              <w:ins w:id="854" w:author="Tyler Steven Coleman" w:date="2022-12-06T15:45:00Z">
                <w:rPr>
                  <w:rFonts w:ascii="Cambria Math" w:hAnsi="Cambria Math" w:cstheme="minorHAnsi"/>
                  <w:i/>
                  <w:iCs/>
                </w:rPr>
              </w:ins>
            </m:ctrlPr>
          </m:sSubPr>
          <m:e>
            <m:r>
              <w:ins w:id="855" w:author="Tyler Steven Coleman" w:date="2022-12-06T15:45:00Z">
                <w:rPr>
                  <w:rFonts w:ascii="Cambria Math" w:hAnsi="Cambria Math" w:cstheme="minorHAnsi"/>
                </w:rPr>
                <m:t>β</m:t>
              </w:ins>
            </m:r>
          </m:e>
          <m:sub>
            <m:r>
              <w:ins w:id="856" w:author="Tyler Steven Coleman" w:date="2022-12-06T15:45:00Z">
                <w:rPr>
                  <w:rFonts w:ascii="Cambria Math" w:hAnsi="Cambria Math" w:cstheme="minorHAnsi"/>
                </w:rPr>
                <m:t>2</m:t>
              </w:ins>
            </m:r>
          </m:sub>
        </m:sSub>
        <m:sSub>
          <m:sSubPr>
            <m:ctrlPr>
              <w:ins w:id="857" w:author="Tyler Steven Coleman" w:date="2022-12-06T15:45:00Z">
                <w:rPr>
                  <w:rFonts w:ascii="Cambria Math" w:hAnsi="Cambria Math" w:cstheme="minorHAnsi"/>
                  <w:i/>
                  <w:iCs/>
                  <w:lang w:val="en-GB"/>
                </w:rPr>
              </w:ins>
            </m:ctrlPr>
          </m:sSubPr>
          <m:e>
            <m:r>
              <w:ins w:id="858" w:author="Tyler Steven Coleman" w:date="2022-12-06T15:45:00Z">
                <w:rPr>
                  <w:rFonts w:ascii="Cambria Math" w:hAnsi="Cambria Math" w:cstheme="minorHAnsi"/>
                  <w:lang w:val="en-GB"/>
                </w:rPr>
                <m:t>per</m:t>
              </w:ins>
            </m:r>
          </m:e>
          <m:sub>
            <m:r>
              <w:ins w:id="859" w:author="Tyler Steven Coleman" w:date="2022-12-06T15:45:00Z">
                <w:rPr>
                  <w:rFonts w:ascii="Cambria Math" w:hAnsi="Cambria Math" w:cstheme="minorHAnsi"/>
                  <w:lang w:val="en-GB"/>
                </w:rPr>
                <m:t>i</m:t>
              </w:ins>
            </m:r>
            <m:r>
              <w:ins w:id="860" w:author="Tyler Steven Coleman" w:date="2022-12-06T15:46:00Z">
                <w:rPr>
                  <w:rFonts w:ascii="Cambria Math" w:hAnsi="Cambria Math" w:cstheme="minorHAnsi"/>
                  <w:lang w:val="en-GB"/>
                </w:rPr>
                <m:t>j</m:t>
              </w:ins>
            </m:r>
          </m:sub>
        </m:sSub>
        <m:r>
          <w:ins w:id="861" w:author="Tyler Steven Coleman" w:date="2022-12-06T15:34:00Z">
            <w:rPr>
              <w:rFonts w:ascii="Cambria Math" w:hAnsi="Cambria Math" w:cstheme="minorHAnsi"/>
              <w:lang w:val="en-GB"/>
            </w:rPr>
            <m:t>+</m:t>
          </w:ins>
        </m:r>
        <m:sSub>
          <m:sSubPr>
            <m:ctrlPr>
              <w:ins w:id="862" w:author="Tyler Steven Coleman" w:date="2022-12-06T15:34:00Z">
                <w:rPr>
                  <w:rFonts w:ascii="Cambria Math" w:hAnsi="Cambria Math" w:cstheme="minorHAnsi"/>
                  <w:i/>
                  <w:iCs/>
                </w:rPr>
              </w:ins>
            </m:ctrlPr>
          </m:sSubPr>
          <m:e>
            <m:r>
              <w:ins w:id="863" w:author="Tyler Steven Coleman" w:date="2022-12-06T15:34:00Z">
                <w:rPr>
                  <w:rFonts w:ascii="Cambria Math" w:hAnsi="Cambria Math" w:cstheme="minorHAnsi"/>
                </w:rPr>
                <m:t>b</m:t>
              </w:ins>
            </m:r>
          </m:e>
          <m:sub>
            <m:r>
              <w:ins w:id="864" w:author="Tyler Steven Coleman" w:date="2022-12-06T15:34:00Z">
                <w:rPr>
                  <w:rFonts w:ascii="Cambria Math" w:hAnsi="Cambria Math" w:cstheme="minorHAnsi"/>
                </w:rPr>
                <m:t>i</m:t>
              </w:ins>
            </m:r>
            <m:r>
              <w:ins w:id="865" w:author="Tyler Steven Coleman" w:date="2022-12-06T15:46:00Z">
                <w:rPr>
                  <w:rFonts w:ascii="Cambria Math" w:hAnsi="Cambria Math" w:cstheme="minorHAnsi"/>
                </w:rPr>
                <m:t>j</m:t>
              </w:ins>
            </m:r>
          </m:sub>
        </m:sSub>
        <m:r>
          <w:ins w:id="866" w:author="Tyler Steven Coleman" w:date="2022-12-06T15:34:00Z">
            <m:rPr>
              <m:scr m:val="script"/>
            </m:rPr>
            <w:rPr>
              <w:rFonts w:ascii="Cambria Math" w:hAnsi="Cambria Math" w:cstheme="minorHAnsi"/>
            </w:rPr>
            <m:t>~N</m:t>
          </w:ins>
        </m:r>
        <m:d>
          <m:dPr>
            <m:ctrlPr>
              <w:ins w:id="867" w:author="Tyler Steven Coleman" w:date="2022-12-06T15:34:00Z">
                <w:rPr>
                  <w:rFonts w:ascii="Cambria Math" w:hAnsi="Cambria Math" w:cstheme="minorHAnsi"/>
                  <w:i/>
                  <w:iCs/>
                </w:rPr>
              </w:ins>
            </m:ctrlPr>
          </m:dPr>
          <m:e>
            <m:r>
              <w:ins w:id="868" w:author="Tyler Steven Coleman" w:date="2022-12-06T15:34:00Z">
                <w:rPr>
                  <w:rFonts w:ascii="Cambria Math" w:hAnsi="Cambria Math" w:cstheme="minorHAnsi"/>
                </w:rPr>
                <m:t xml:space="preserve"> </m:t>
              </w:ins>
            </m:r>
            <m:sSub>
              <m:sSubPr>
                <m:ctrlPr>
                  <w:ins w:id="869" w:author="Tyler Steven Coleman" w:date="2022-12-06T15:34:00Z">
                    <w:rPr>
                      <w:rFonts w:ascii="Cambria Math" w:hAnsi="Cambria Math" w:cstheme="minorHAnsi"/>
                      <w:i/>
                      <w:iCs/>
                    </w:rPr>
                  </w:ins>
                </m:ctrlPr>
              </m:sSubPr>
              <m:e>
                <m:r>
                  <w:ins w:id="870" w:author="Tyler Steven Coleman" w:date="2022-12-06T15:34:00Z">
                    <w:rPr>
                      <w:rFonts w:ascii="Cambria Math" w:hAnsi="Cambria Math" w:cstheme="minorHAnsi"/>
                    </w:rPr>
                    <m:t>μ</m:t>
                  </w:ins>
                </m:r>
              </m:e>
              <m:sub>
                <m:r>
                  <w:ins w:id="871" w:author="Tyler Steven Coleman" w:date="2022-12-06T15:34:00Z">
                    <w:rPr>
                      <w:rFonts w:ascii="Cambria Math" w:hAnsi="Cambria Math" w:cstheme="minorHAnsi"/>
                    </w:rPr>
                    <m:t>i</m:t>
                  </w:ins>
                </m:r>
                <m:r>
                  <w:ins w:id="872" w:author="Tyler Steven Coleman" w:date="2022-12-06T15:46:00Z">
                    <w:rPr>
                      <w:rFonts w:ascii="Cambria Math" w:hAnsi="Cambria Math" w:cstheme="minorHAnsi"/>
                    </w:rPr>
                    <m:t>j</m:t>
                  </w:ins>
                </m:r>
              </m:sub>
            </m:sSub>
            <m:r>
              <w:ins w:id="873" w:author="Tyler Steven Coleman" w:date="2022-12-06T15:34:00Z">
                <w:rPr>
                  <w:rFonts w:ascii="Cambria Math" w:hAnsi="Cambria Math" w:cstheme="minorHAnsi"/>
                </w:rPr>
                <m:t xml:space="preserve"> , </m:t>
              </w:ins>
            </m:r>
            <m:sSup>
              <m:sSupPr>
                <m:ctrlPr>
                  <w:ins w:id="874" w:author="Tyler Steven Coleman" w:date="2022-12-06T15:34:00Z">
                    <w:rPr>
                      <w:rFonts w:ascii="Cambria Math" w:hAnsi="Cambria Math" w:cstheme="minorHAnsi"/>
                      <w:i/>
                      <w:iCs/>
                    </w:rPr>
                  </w:ins>
                </m:ctrlPr>
              </m:sSupPr>
              <m:e>
                <m:r>
                  <w:ins w:id="875" w:author="Tyler Steven Coleman" w:date="2022-12-06T15:34:00Z">
                    <w:rPr>
                      <w:rFonts w:ascii="Cambria Math" w:hAnsi="Cambria Math" w:cstheme="minorHAnsi"/>
                    </w:rPr>
                    <m:t>σ</m:t>
                  </w:ins>
                </m:r>
              </m:e>
              <m:sup>
                <m:r>
                  <w:ins w:id="876" w:author="Tyler Steven Coleman" w:date="2022-12-06T15:34:00Z">
                    <w:rPr>
                      <w:rFonts w:ascii="Cambria Math" w:hAnsi="Cambria Math" w:cstheme="minorHAnsi"/>
                    </w:rPr>
                    <m:t>2</m:t>
                  </w:ins>
                </m:r>
              </m:sup>
            </m:sSup>
          </m:e>
        </m:d>
        <m:r>
          <w:ins w:id="877" w:author="Tyler Steven Coleman" w:date="2022-12-06T15:34:00Z">
            <w:rPr>
              <w:rFonts w:ascii="Cambria Math" w:hAnsi="Cambria Math" w:cstheme="minorHAnsi"/>
            </w:rPr>
            <m:t xml:space="preserve"> </m:t>
          </w:ins>
        </m:r>
      </m:oMath>
      <w:ins w:id="878" w:author="Tyler Steven Coleman" w:date="2022-12-06T15:34:00Z">
        <w:r>
          <w:rPr>
            <w:rFonts w:eastAsiaTheme="minorEastAsia" w:cstheme="minorHAnsi"/>
            <w:i/>
            <w:iCs/>
          </w:rPr>
          <w:tab/>
        </w:r>
        <w:r>
          <w:rPr>
            <w:rFonts w:eastAsiaTheme="minorEastAsia" w:cstheme="minorHAnsi"/>
            <w:i/>
            <w:iCs/>
          </w:rPr>
          <w:tab/>
        </w:r>
        <w:r>
          <w:rPr>
            <w:rFonts w:eastAsiaTheme="minorEastAsia" w:cstheme="minorHAnsi"/>
            <w:i/>
            <w:iCs/>
          </w:rPr>
          <w:tab/>
        </w:r>
        <w:r w:rsidRPr="004472E2">
          <w:rPr>
            <w:rFonts w:cstheme="minorHAnsi"/>
            <w:i/>
            <w:iCs/>
            <w:lang w:val="en-GB"/>
          </w:rPr>
          <w:t xml:space="preserve">(eq. </w:t>
        </w:r>
      </w:ins>
      <w:ins w:id="879" w:author="Tyler Steven Coleman" w:date="2022-12-06T15:43:00Z">
        <w:r w:rsidR="008860B1">
          <w:rPr>
            <w:rFonts w:cstheme="minorHAnsi"/>
            <w:i/>
            <w:iCs/>
            <w:lang w:val="en-GB"/>
          </w:rPr>
          <w:t>8</w:t>
        </w:r>
      </w:ins>
      <w:ins w:id="880" w:author="Tyler Steven Coleman" w:date="2022-12-06T15:34:00Z">
        <w:r w:rsidRPr="004472E2">
          <w:rPr>
            <w:rFonts w:cstheme="minorHAnsi"/>
            <w:i/>
            <w:iCs/>
            <w:lang w:val="en-GB"/>
          </w:rPr>
          <w:t>)</w:t>
        </w:r>
      </w:ins>
    </w:p>
    <w:p w14:paraId="5A182422" w14:textId="5803729C" w:rsidR="00BB751D" w:rsidRDefault="001B7019" w:rsidP="00424B75">
      <w:pPr>
        <w:snapToGrid w:val="0"/>
        <w:spacing w:line="480" w:lineRule="auto"/>
        <w:rPr>
          <w:rFonts w:cstheme="minorHAnsi"/>
          <w:lang w:val="en-GB"/>
        </w:rPr>
        <w:pPrChange w:id="881" w:author="Tyler Steven Coleman" w:date="2022-12-06T15:59:00Z">
          <w:pPr>
            <w:snapToGrid w:val="0"/>
            <w:spacing w:line="480" w:lineRule="auto"/>
            <w:ind w:firstLine="720"/>
          </w:pPr>
        </w:pPrChange>
      </w:pPr>
      <w:ins w:id="882" w:author="Tyler Steven Coleman" w:date="2022-12-06T15:34:00Z">
        <w:r>
          <w:rPr>
            <w:rFonts w:cstheme="minorHAnsi"/>
            <w:lang w:val="en-GB"/>
          </w:rPr>
          <w:t xml:space="preserve">where  </w:t>
        </w:r>
      </w:ins>
      <m:oMath>
        <m:sSub>
          <m:sSubPr>
            <m:ctrlPr>
              <w:ins w:id="883" w:author="Tyler Steven Coleman" w:date="2022-12-06T15:34:00Z">
                <w:rPr>
                  <w:rFonts w:ascii="Cambria Math" w:hAnsi="Cambria Math" w:cstheme="minorHAnsi"/>
                  <w:i/>
                  <w:iCs/>
                </w:rPr>
              </w:ins>
            </m:ctrlPr>
          </m:sSubPr>
          <m:e>
            <m:r>
              <w:ins w:id="884" w:author="Tyler Steven Coleman" w:date="2022-12-06T15:34:00Z">
                <w:rPr>
                  <w:rFonts w:ascii="Cambria Math" w:hAnsi="Cambria Math" w:cstheme="minorHAnsi"/>
                </w:rPr>
                <m:t>β</m:t>
              </w:ins>
            </m:r>
          </m:e>
          <m:sub>
            <m:r>
              <w:ins w:id="885" w:author="Tyler Steven Coleman" w:date="2022-12-06T15:34:00Z">
                <w:rPr>
                  <w:rFonts w:ascii="Cambria Math" w:hAnsi="Cambria Math" w:cstheme="minorHAnsi"/>
                </w:rPr>
                <m:t>0</m:t>
              </w:ins>
            </m:r>
          </m:sub>
        </m:sSub>
      </m:oMath>
      <w:ins w:id="886" w:author="Tyler Steven Coleman" w:date="2022-12-06T15:34:00Z">
        <w:r>
          <w:rPr>
            <w:rFonts w:eastAsiaTheme="minorEastAsia" w:cstheme="minorHAnsi"/>
            <w:iCs/>
          </w:rPr>
          <w:t xml:space="preserve"> is the intercept value, </w:t>
        </w:r>
      </w:ins>
      <m:oMath>
        <m:sSub>
          <m:sSubPr>
            <m:ctrlPr>
              <w:ins w:id="887" w:author="Tyler Steven Coleman" w:date="2022-12-06T15:34:00Z">
                <w:rPr>
                  <w:rFonts w:ascii="Cambria Math" w:hAnsi="Cambria Math" w:cstheme="minorHAnsi"/>
                  <w:i/>
                  <w:iCs/>
                </w:rPr>
              </w:ins>
            </m:ctrlPr>
          </m:sSubPr>
          <m:e>
            <m:r>
              <w:ins w:id="888" w:author="Tyler Steven Coleman" w:date="2022-12-06T15:34:00Z">
                <w:rPr>
                  <w:rFonts w:ascii="Cambria Math" w:hAnsi="Cambria Math" w:cstheme="minorHAnsi"/>
                </w:rPr>
                <m:t>β</m:t>
              </w:ins>
            </m:r>
          </m:e>
          <m:sub>
            <m:r>
              <w:ins w:id="889" w:author="Tyler Steven Coleman" w:date="2022-12-06T15:34:00Z">
                <w:rPr>
                  <w:rFonts w:ascii="Cambria Math" w:hAnsi="Cambria Math" w:cstheme="minorHAnsi"/>
                </w:rPr>
                <m:t>1</m:t>
              </w:ins>
            </m:r>
            <m:r>
              <w:ins w:id="890" w:author="Tyler Steven Coleman" w:date="2022-12-06T15:47:00Z">
                <w:rPr>
                  <w:rFonts w:ascii="Cambria Math" w:hAnsi="Cambria Math" w:cstheme="minorHAnsi"/>
                </w:rPr>
                <m:t>, 2</m:t>
              </w:ins>
            </m:r>
          </m:sub>
        </m:sSub>
      </m:oMath>
      <w:ins w:id="891" w:author="Tyler Steven Coleman" w:date="2022-12-06T15:34:00Z">
        <w:r>
          <w:rPr>
            <w:rFonts w:eastAsiaTheme="minorEastAsia" w:cstheme="minorHAnsi"/>
            <w:iCs/>
          </w:rPr>
          <w:t xml:space="preserve"> </w:t>
        </w:r>
      </w:ins>
      <w:ins w:id="892" w:author="Tyler Steven Coleman" w:date="2022-12-06T15:47:00Z">
        <w:r w:rsidR="008860B1">
          <w:rPr>
            <w:rFonts w:eastAsiaTheme="minorEastAsia" w:cstheme="minorHAnsi"/>
            <w:iCs/>
          </w:rPr>
          <w:t>are</w:t>
        </w:r>
      </w:ins>
      <w:ins w:id="893" w:author="Tyler Steven Coleman" w:date="2022-12-06T15:34:00Z">
        <w:r>
          <w:rPr>
            <w:rFonts w:eastAsiaTheme="minorEastAsia" w:cstheme="minorHAnsi"/>
            <w:iCs/>
          </w:rPr>
          <w:t xml:space="preserve"> the parameter estimate</w:t>
        </w:r>
      </w:ins>
      <w:ins w:id="894" w:author="Tyler Steven Coleman" w:date="2022-12-06T15:47:00Z">
        <w:r w:rsidR="008860B1">
          <w:rPr>
            <w:rFonts w:eastAsiaTheme="minorEastAsia" w:cstheme="minorHAnsi"/>
            <w:iCs/>
          </w:rPr>
          <w:t>s</w:t>
        </w:r>
      </w:ins>
      <w:ins w:id="895" w:author="Tyler Steven Coleman" w:date="2022-12-06T15:57:00Z">
        <w:r w:rsidR="00295E97">
          <w:rPr>
            <w:rFonts w:eastAsiaTheme="minorEastAsia" w:cstheme="minorHAnsi"/>
            <w:iCs/>
          </w:rPr>
          <w:t xml:space="preserve"> of the fixed effects</w:t>
        </w:r>
      </w:ins>
      <w:ins w:id="896" w:author="Tyler Steven Coleman" w:date="2022-12-06T15:34:00Z">
        <w:r>
          <w:rPr>
            <w:rFonts w:eastAsiaTheme="minorEastAsia" w:cstheme="minorHAnsi"/>
            <w:iCs/>
          </w:rPr>
          <w:t xml:space="preserve">, </w:t>
        </w:r>
      </w:ins>
      <m:oMath>
        <m:sSub>
          <m:sSubPr>
            <m:ctrlPr>
              <w:ins w:id="897" w:author="Tyler Steven Coleman" w:date="2022-12-06T15:34:00Z">
                <w:rPr>
                  <w:rFonts w:ascii="Cambria Math" w:hAnsi="Cambria Math" w:cstheme="minorHAnsi"/>
                  <w:i/>
                  <w:iCs/>
                  <w:lang w:val="en-GB"/>
                </w:rPr>
              </w:ins>
            </m:ctrlPr>
          </m:sSubPr>
          <m:e>
            <m:r>
              <w:ins w:id="898" w:author="Tyler Steven Coleman" w:date="2022-12-06T15:34:00Z">
                <w:rPr>
                  <w:rFonts w:ascii="Cambria Math" w:hAnsi="Cambria Math" w:cstheme="minorHAnsi"/>
                </w:rPr>
                <m:t>treat</m:t>
              </w:ins>
            </m:r>
          </m:e>
          <m:sub>
            <m:r>
              <w:ins w:id="899" w:author="Tyler Steven Coleman" w:date="2022-12-06T15:34:00Z">
                <w:rPr>
                  <w:rFonts w:ascii="Cambria Math" w:hAnsi="Cambria Math" w:cstheme="minorHAnsi"/>
                  <w:lang w:val="en-GB"/>
                </w:rPr>
                <m:t>i</m:t>
              </w:ins>
            </m:r>
            <m:r>
              <w:ins w:id="900" w:author="Tyler Steven Coleman" w:date="2022-12-06T15:47:00Z">
                <w:rPr>
                  <w:rFonts w:ascii="Cambria Math" w:hAnsi="Cambria Math" w:cstheme="minorHAnsi"/>
                  <w:lang w:val="en-GB"/>
                </w:rPr>
                <m:t>j</m:t>
              </w:ins>
            </m:r>
          </m:sub>
        </m:sSub>
      </m:oMath>
      <w:ins w:id="901" w:author="Tyler Steven Coleman" w:date="2022-12-06T15:34:00Z">
        <w:r>
          <w:rPr>
            <w:rFonts w:eastAsiaTheme="minorEastAsia" w:cstheme="minorHAnsi"/>
            <w:iCs/>
            <w:lang w:val="en-GB"/>
          </w:rPr>
          <w:t xml:space="preserve"> is the treatment variable </w:t>
        </w:r>
      </w:ins>
      <w:ins w:id="902" w:author="Tyler Steven Coleman" w:date="2022-12-06T15:48:00Z">
        <w:r w:rsidR="00295E97">
          <w:rPr>
            <w:rFonts w:eastAsiaTheme="minorEastAsia" w:cstheme="minorHAnsi"/>
            <w:iCs/>
            <w:lang w:val="en-GB"/>
          </w:rPr>
          <w:t>in</w:t>
        </w:r>
      </w:ins>
      <w:ins w:id="903" w:author="Tyler Steven Coleman" w:date="2022-12-06T15:34:00Z">
        <w:r>
          <w:rPr>
            <w:rFonts w:eastAsiaTheme="minorEastAsia" w:cstheme="minorHAnsi"/>
            <w:iCs/>
            <w:lang w:val="en-GB"/>
          </w:rPr>
          <w:t xml:space="preserve"> block </w:t>
        </w:r>
      </w:ins>
      <m:oMath>
        <m:r>
          <w:ins w:id="904" w:author="Tyler Steven Coleman" w:date="2022-12-06T15:34:00Z">
            <w:rPr>
              <w:rFonts w:ascii="Cambria Math" w:eastAsiaTheme="minorEastAsia" w:hAnsi="Cambria Math" w:cstheme="minorHAnsi"/>
              <w:lang w:val="en-GB"/>
            </w:rPr>
            <m:t>i</m:t>
          </w:ins>
        </m:r>
      </m:oMath>
      <w:ins w:id="905" w:author="Tyler Steven Coleman" w:date="2022-12-06T15:47:00Z">
        <w:r w:rsidR="008860B1">
          <w:rPr>
            <w:rFonts w:eastAsiaTheme="minorEastAsia" w:cstheme="minorHAnsi"/>
            <w:iCs/>
            <w:lang w:val="en-GB"/>
          </w:rPr>
          <w:t xml:space="preserve"> </w:t>
        </w:r>
        <w:r w:rsidR="00295E97">
          <w:rPr>
            <w:rFonts w:eastAsiaTheme="minorEastAsia" w:cstheme="minorHAnsi"/>
            <w:iCs/>
            <w:lang w:val="en-GB"/>
          </w:rPr>
          <w:t xml:space="preserve">for species </w:t>
        </w:r>
      </w:ins>
      <m:oMath>
        <m:r>
          <w:ins w:id="906" w:author="Tyler Steven Coleman" w:date="2022-12-06T15:47:00Z">
            <w:rPr>
              <w:rFonts w:ascii="Cambria Math" w:eastAsiaTheme="minorEastAsia" w:hAnsi="Cambria Math" w:cstheme="minorHAnsi"/>
              <w:lang w:val="en-GB"/>
            </w:rPr>
            <m:t>j</m:t>
          </w:ins>
        </m:r>
      </m:oMath>
      <w:ins w:id="907" w:author="Tyler Steven Coleman" w:date="2022-12-06T15:34:00Z">
        <w:r>
          <w:rPr>
            <w:rFonts w:eastAsiaTheme="minorEastAsia" w:cstheme="minorHAnsi"/>
            <w:iCs/>
            <w:lang w:val="en-GB"/>
          </w:rPr>
          <w:t xml:space="preserve">, </w:t>
        </w:r>
      </w:ins>
      <m:oMath>
        <m:sSub>
          <m:sSubPr>
            <m:ctrlPr>
              <w:ins w:id="908" w:author="Tyler Steven Coleman" w:date="2022-12-06T15:55:00Z">
                <w:rPr>
                  <w:rFonts w:ascii="Cambria Math" w:hAnsi="Cambria Math" w:cstheme="minorHAnsi"/>
                  <w:i/>
                  <w:iCs/>
                  <w:lang w:val="en-GB"/>
                </w:rPr>
              </w:ins>
            </m:ctrlPr>
          </m:sSubPr>
          <m:e>
            <m:r>
              <w:ins w:id="909" w:author="Tyler Steven Coleman" w:date="2022-12-06T15:56:00Z">
                <w:rPr>
                  <w:rFonts w:ascii="Cambria Math" w:hAnsi="Cambria Math" w:cstheme="minorHAnsi"/>
                  <w:lang w:val="en-GB"/>
                </w:rPr>
                <m:t>per</m:t>
              </w:ins>
            </m:r>
          </m:e>
          <m:sub>
            <m:r>
              <w:ins w:id="910" w:author="Tyler Steven Coleman" w:date="2022-12-06T15:55:00Z">
                <w:rPr>
                  <w:rFonts w:ascii="Cambria Math" w:hAnsi="Cambria Math" w:cstheme="minorHAnsi"/>
                  <w:lang w:val="en-GB"/>
                </w:rPr>
                <m:t>i</m:t>
              </w:ins>
            </m:r>
            <m:r>
              <w:ins w:id="911" w:author="Tyler Steven Coleman" w:date="2022-12-06T15:55:00Z">
                <w:rPr>
                  <w:rFonts w:ascii="Cambria Math" w:hAnsi="Cambria Math" w:cstheme="minorHAnsi"/>
                  <w:lang w:val="en-GB"/>
                </w:rPr>
                <m:t>j</m:t>
              </w:ins>
            </m:r>
          </m:sub>
        </m:sSub>
      </m:oMath>
      <w:ins w:id="912" w:author="Tyler Steven Coleman" w:date="2022-12-06T15:55:00Z">
        <w:r w:rsidR="00295E97">
          <w:rPr>
            <w:rFonts w:eastAsiaTheme="minorEastAsia" w:cstheme="minorHAnsi"/>
            <w:iCs/>
            <w:lang w:val="en-GB"/>
          </w:rPr>
          <w:t xml:space="preserve"> is the </w:t>
        </w:r>
      </w:ins>
      <w:ins w:id="913" w:author="Tyler Steven Coleman" w:date="2022-12-06T15:56:00Z">
        <w:r w:rsidR="00295E97">
          <w:rPr>
            <w:rFonts w:eastAsiaTheme="minorEastAsia" w:cstheme="minorHAnsi"/>
            <w:iCs/>
            <w:lang w:val="en-GB"/>
          </w:rPr>
          <w:t xml:space="preserve">sampling period </w:t>
        </w:r>
      </w:ins>
      <w:ins w:id="914" w:author="Tyler Steven Coleman" w:date="2022-12-06T15:55:00Z">
        <w:r w:rsidR="00295E97">
          <w:rPr>
            <w:rFonts w:eastAsiaTheme="minorEastAsia" w:cstheme="minorHAnsi"/>
            <w:iCs/>
            <w:lang w:val="en-GB"/>
          </w:rPr>
          <w:t xml:space="preserve">variable in block </w:t>
        </w:r>
      </w:ins>
      <m:oMath>
        <m:r>
          <w:ins w:id="915" w:author="Tyler Steven Coleman" w:date="2022-12-06T15:55:00Z">
            <w:rPr>
              <w:rFonts w:ascii="Cambria Math" w:eastAsiaTheme="minorEastAsia" w:hAnsi="Cambria Math" w:cstheme="minorHAnsi"/>
              <w:lang w:val="en-GB"/>
            </w:rPr>
            <m:t>i</m:t>
          </w:ins>
        </m:r>
      </m:oMath>
      <w:ins w:id="916" w:author="Tyler Steven Coleman" w:date="2022-12-06T15:55:00Z">
        <w:r w:rsidR="00295E97">
          <w:rPr>
            <w:rFonts w:eastAsiaTheme="minorEastAsia" w:cstheme="minorHAnsi"/>
            <w:iCs/>
            <w:lang w:val="en-GB"/>
          </w:rPr>
          <w:t xml:space="preserve"> for species </w:t>
        </w:r>
      </w:ins>
      <m:oMath>
        <m:r>
          <w:ins w:id="917" w:author="Tyler Steven Coleman" w:date="2022-12-06T15:55:00Z">
            <w:rPr>
              <w:rFonts w:ascii="Cambria Math" w:eastAsiaTheme="minorEastAsia" w:hAnsi="Cambria Math" w:cstheme="minorHAnsi"/>
              <w:lang w:val="en-GB"/>
            </w:rPr>
            <m:t>j</m:t>
          </w:ins>
        </m:r>
      </m:oMath>
      <w:ins w:id="918" w:author="Tyler Steven Coleman" w:date="2022-12-06T15:55:00Z">
        <w:r w:rsidR="00295E97">
          <w:rPr>
            <w:rFonts w:eastAsiaTheme="minorEastAsia" w:cstheme="minorHAnsi"/>
            <w:iCs/>
            <w:lang w:val="en-GB"/>
          </w:rPr>
          <w:t xml:space="preserve">, </w:t>
        </w:r>
      </w:ins>
      <w:ins w:id="919" w:author="Tyler Steven Coleman" w:date="2022-12-06T15:34:00Z">
        <w:r>
          <w:rPr>
            <w:rFonts w:eastAsiaTheme="minorEastAsia" w:cstheme="minorHAnsi"/>
            <w:iCs/>
            <w:lang w:val="en-GB"/>
          </w:rPr>
          <w:t xml:space="preserve">and </w:t>
        </w:r>
      </w:ins>
      <m:oMath>
        <m:sSub>
          <m:sSubPr>
            <m:ctrlPr>
              <w:ins w:id="920" w:author="Tyler Steven Coleman" w:date="2022-12-06T15:34:00Z">
                <w:rPr>
                  <w:rFonts w:ascii="Cambria Math" w:hAnsi="Cambria Math" w:cstheme="minorHAnsi"/>
                  <w:i/>
                  <w:iCs/>
                </w:rPr>
              </w:ins>
            </m:ctrlPr>
          </m:sSubPr>
          <m:e>
            <m:r>
              <w:ins w:id="921" w:author="Tyler Steven Coleman" w:date="2022-12-06T15:34:00Z">
                <w:rPr>
                  <w:rFonts w:ascii="Cambria Math" w:hAnsi="Cambria Math" w:cstheme="minorHAnsi"/>
                </w:rPr>
                <m:t>b</m:t>
              </w:ins>
            </m:r>
          </m:e>
          <m:sub>
            <m:r>
              <w:ins w:id="922" w:author="Tyler Steven Coleman" w:date="2022-12-06T15:34:00Z">
                <w:rPr>
                  <w:rFonts w:ascii="Cambria Math" w:hAnsi="Cambria Math" w:cstheme="minorHAnsi"/>
                </w:rPr>
                <m:t>i</m:t>
              </w:ins>
            </m:r>
            <m:r>
              <w:ins w:id="923" w:author="Tyler Steven Coleman" w:date="2022-12-06T15:48:00Z">
                <w:rPr>
                  <w:rFonts w:ascii="Cambria Math" w:hAnsi="Cambria Math" w:cstheme="minorHAnsi"/>
                </w:rPr>
                <m:t>j</m:t>
              </w:ins>
            </m:r>
          </m:sub>
        </m:sSub>
        <m:r>
          <w:ins w:id="924" w:author="Tyler Steven Coleman" w:date="2022-12-06T15:34:00Z">
            <m:rPr>
              <m:scr m:val="script"/>
            </m:rPr>
            <w:rPr>
              <w:rFonts w:ascii="Cambria Math" w:hAnsi="Cambria Math" w:cstheme="minorHAnsi"/>
            </w:rPr>
            <m:t>~N</m:t>
          </w:ins>
        </m:r>
        <m:d>
          <m:dPr>
            <m:ctrlPr>
              <w:ins w:id="925" w:author="Tyler Steven Coleman" w:date="2022-12-06T15:34:00Z">
                <w:rPr>
                  <w:rFonts w:ascii="Cambria Math" w:hAnsi="Cambria Math" w:cstheme="minorHAnsi"/>
                  <w:i/>
                  <w:iCs/>
                </w:rPr>
              </w:ins>
            </m:ctrlPr>
          </m:dPr>
          <m:e>
            <m:sSub>
              <m:sSubPr>
                <m:ctrlPr>
                  <w:ins w:id="926" w:author="Tyler Steven Coleman" w:date="2022-12-06T15:34:00Z">
                    <w:rPr>
                      <w:rFonts w:ascii="Cambria Math" w:hAnsi="Cambria Math" w:cstheme="minorHAnsi"/>
                      <w:i/>
                      <w:iCs/>
                    </w:rPr>
                  </w:ins>
                </m:ctrlPr>
              </m:sSubPr>
              <m:e>
                <m:r>
                  <w:ins w:id="927" w:author="Tyler Steven Coleman" w:date="2022-12-06T15:34:00Z">
                    <w:rPr>
                      <w:rFonts w:ascii="Cambria Math" w:hAnsi="Cambria Math" w:cstheme="minorHAnsi"/>
                    </w:rPr>
                    <m:t>μ</m:t>
                  </w:ins>
                </m:r>
              </m:e>
              <m:sub>
                <m:r>
                  <w:ins w:id="928" w:author="Tyler Steven Coleman" w:date="2022-12-06T15:34:00Z">
                    <w:rPr>
                      <w:rFonts w:ascii="Cambria Math" w:hAnsi="Cambria Math" w:cstheme="minorHAnsi"/>
                    </w:rPr>
                    <m:t>i</m:t>
                  </w:ins>
                </m:r>
                <m:r>
                  <w:ins w:id="929" w:author="Tyler Steven Coleman" w:date="2022-12-06T15:48:00Z">
                    <w:rPr>
                      <w:rFonts w:ascii="Cambria Math" w:hAnsi="Cambria Math" w:cstheme="minorHAnsi"/>
                    </w:rPr>
                    <m:t>j</m:t>
                  </w:ins>
                </m:r>
              </m:sub>
            </m:sSub>
            <m:r>
              <w:ins w:id="930" w:author="Tyler Steven Coleman" w:date="2022-12-06T15:34:00Z">
                <w:rPr>
                  <w:rFonts w:ascii="Cambria Math" w:hAnsi="Cambria Math" w:cstheme="minorHAnsi"/>
                </w:rPr>
                <m:t xml:space="preserve"> , </m:t>
              </w:ins>
            </m:r>
            <m:sSup>
              <m:sSupPr>
                <m:ctrlPr>
                  <w:ins w:id="931" w:author="Tyler Steven Coleman" w:date="2022-12-06T15:34:00Z">
                    <w:rPr>
                      <w:rFonts w:ascii="Cambria Math" w:hAnsi="Cambria Math" w:cstheme="minorHAnsi"/>
                      <w:i/>
                      <w:iCs/>
                    </w:rPr>
                  </w:ins>
                </m:ctrlPr>
              </m:sSupPr>
              <m:e>
                <m:r>
                  <w:ins w:id="932" w:author="Tyler Steven Coleman" w:date="2022-12-06T15:34:00Z">
                    <w:rPr>
                      <w:rFonts w:ascii="Cambria Math" w:hAnsi="Cambria Math" w:cstheme="minorHAnsi"/>
                    </w:rPr>
                    <m:t>σ</m:t>
                  </w:ins>
                </m:r>
              </m:e>
              <m:sup>
                <m:r>
                  <w:ins w:id="933" w:author="Tyler Steven Coleman" w:date="2022-12-06T15:34:00Z">
                    <w:rPr>
                      <w:rFonts w:ascii="Cambria Math" w:hAnsi="Cambria Math" w:cstheme="minorHAnsi"/>
                    </w:rPr>
                    <m:t>2</m:t>
                  </w:ins>
                </m:r>
              </m:sup>
            </m:sSup>
          </m:e>
        </m:d>
      </m:oMath>
      <w:ins w:id="934" w:author="Tyler Steven Coleman" w:date="2022-12-06T15:34:00Z">
        <w:r>
          <w:rPr>
            <w:rFonts w:eastAsiaTheme="minorEastAsia" w:cstheme="minorHAnsi"/>
            <w:iCs/>
          </w:rPr>
          <w:t xml:space="preserve"> is a random-effects intercept for each block </w:t>
        </w:r>
      </w:ins>
      <m:oMath>
        <m:r>
          <w:ins w:id="935" w:author="Tyler Steven Coleman" w:date="2022-12-06T15:34:00Z">
            <w:rPr>
              <w:rFonts w:ascii="Cambria Math" w:eastAsiaTheme="minorEastAsia" w:hAnsi="Cambria Math" w:cstheme="minorHAnsi"/>
              <w:lang w:val="en-GB"/>
            </w:rPr>
            <m:t>i</m:t>
          </w:ins>
        </m:r>
      </m:oMath>
      <w:ins w:id="936" w:author="Tyler Steven Coleman" w:date="2022-12-06T15:34:00Z">
        <w:r>
          <w:rPr>
            <w:rFonts w:eastAsiaTheme="minorEastAsia" w:cstheme="minorHAnsi"/>
            <w:iCs/>
            <w:lang w:val="en-GB"/>
          </w:rPr>
          <w:t xml:space="preserve"> </w:t>
        </w:r>
      </w:ins>
      <w:ins w:id="937" w:author="Tyler Steven Coleman" w:date="2022-12-06T15:48:00Z">
        <w:r w:rsidR="00295E97">
          <w:rPr>
            <w:rFonts w:eastAsiaTheme="minorEastAsia" w:cstheme="minorHAnsi"/>
            <w:iCs/>
            <w:lang w:val="en-GB"/>
          </w:rPr>
          <w:t xml:space="preserve">and species </w:t>
        </w:r>
      </w:ins>
      <m:oMath>
        <m:r>
          <w:ins w:id="938" w:author="Tyler Steven Coleman" w:date="2022-12-06T15:48:00Z">
            <w:rPr>
              <w:rFonts w:ascii="Cambria Math" w:eastAsiaTheme="minorEastAsia" w:hAnsi="Cambria Math" w:cstheme="minorHAnsi"/>
              <w:lang w:val="en-GB"/>
            </w:rPr>
            <m:t>j</m:t>
          </w:ins>
        </m:r>
      </m:oMath>
      <w:ins w:id="939" w:author="Tyler Steven Coleman" w:date="2022-12-06T15:48:00Z">
        <w:r w:rsidR="00295E97">
          <w:rPr>
            <w:rFonts w:eastAsiaTheme="minorEastAsia" w:cstheme="minorHAnsi"/>
            <w:iCs/>
            <w:lang w:val="en-GB"/>
          </w:rPr>
          <w:t xml:space="preserve"> </w:t>
        </w:r>
      </w:ins>
      <w:ins w:id="940" w:author="Tyler Steven Coleman" w:date="2022-12-06T15:34:00Z">
        <w:r>
          <w:rPr>
            <w:rFonts w:eastAsiaTheme="minorEastAsia" w:cstheme="minorHAnsi"/>
            <w:iCs/>
            <w:lang w:val="en-GB"/>
          </w:rPr>
          <w:t xml:space="preserve">that accounts for block-specific variation in </w:t>
        </w:r>
      </w:ins>
      <w:ins w:id="941" w:author="Tyler Steven Coleman" w:date="2022-12-06T15:48:00Z">
        <w:r w:rsidR="00295E97">
          <w:rPr>
            <w:rFonts w:eastAsiaTheme="minorEastAsia" w:cstheme="minorHAnsi"/>
            <w:iCs/>
            <w:lang w:val="en-GB"/>
          </w:rPr>
          <w:t>seed</w:t>
        </w:r>
      </w:ins>
      <w:ins w:id="942" w:author="Tyler Steven Coleman" w:date="2022-12-06T15:34:00Z">
        <w:r>
          <w:rPr>
            <w:rFonts w:eastAsiaTheme="minorEastAsia" w:cstheme="minorHAnsi"/>
            <w:iCs/>
            <w:lang w:val="en-GB"/>
          </w:rPr>
          <w:t xml:space="preserve"> count</w:t>
        </w:r>
      </w:ins>
      <w:ins w:id="943" w:author="Tyler Steven Coleman" w:date="2022-12-06T15:49:00Z">
        <w:r w:rsidR="00295E97">
          <w:rPr>
            <w:rFonts w:eastAsiaTheme="minorEastAsia" w:cstheme="minorHAnsi"/>
            <w:iCs/>
            <w:lang w:val="en-GB"/>
          </w:rPr>
          <w:t xml:space="preserve"> (sacrificial pseudoreplication</w:t>
        </w:r>
      </w:ins>
      <w:ins w:id="944" w:author="Tyler Steven Coleman" w:date="2022-12-06T15:59:00Z">
        <w:r w:rsidR="00424B75">
          <w:rPr>
            <w:rFonts w:eastAsiaTheme="minorEastAsia" w:cstheme="minorHAnsi"/>
            <w:iCs/>
            <w:lang w:val="en-GB"/>
          </w:rPr>
          <w:t xml:space="preserve">). </w:t>
        </w:r>
      </w:ins>
      <w:del w:id="945" w:author="Tyler Steven Coleman" w:date="2022-12-06T14:11:00Z">
        <w:r w:rsidR="00E021F3" w:rsidDel="001B0866">
          <w:rPr>
            <w:rFonts w:cstheme="minorHAnsi"/>
            <w:lang w:val="en-GB"/>
          </w:rPr>
          <w:delText xml:space="preserve">. </w:delText>
        </w:r>
      </w:del>
      <w:del w:id="946" w:author="Tyler Steven Coleman" w:date="2022-12-06T15:57:00Z">
        <w:r w:rsidR="00E021F3" w:rsidDel="00424B75">
          <w:rPr>
            <w:rFonts w:cstheme="minorHAnsi"/>
            <w:lang w:val="en-GB"/>
          </w:rPr>
          <w:delText xml:space="preserve">For all models, feeder resource level treatment </w:delText>
        </w:r>
        <w:r w:rsidR="00BB751D" w:rsidDel="00424B75">
          <w:rPr>
            <w:rFonts w:cstheme="minorHAnsi"/>
            <w:lang w:val="en-GB"/>
          </w:rPr>
          <w:delText>and sampling period were fixed effects and block was a random effect.</w:delText>
        </w:r>
      </w:del>
      <w:ins w:id="947" w:author="Tyler Steven Coleman" w:date="2022-12-06T15:59:00Z">
        <w:r w:rsidR="00424B75">
          <w:rPr>
            <w:rFonts w:cstheme="minorHAnsi"/>
            <w:lang w:val="en-GB"/>
          </w:rPr>
          <w:t xml:space="preserve"> It is important to note that the global model included all seed species, therefore removing</w:t>
        </w:r>
      </w:ins>
      <w:ins w:id="948" w:author="Tyler Steven Coleman" w:date="2022-12-06T16:00:00Z">
        <w:r w:rsidR="00424B75">
          <w:rPr>
            <w:rFonts w:cstheme="minorHAnsi"/>
            <w:lang w:val="en-GB"/>
          </w:rPr>
          <w:t xml:space="preserve"> </w:t>
        </w:r>
      </w:ins>
      <m:oMath>
        <m:r>
          <w:ins w:id="949" w:author="Tyler Steven Coleman" w:date="2022-12-06T16:00:00Z">
            <w:rPr>
              <w:rFonts w:ascii="Cambria Math" w:eastAsiaTheme="minorEastAsia" w:hAnsi="Cambria Math" w:cstheme="minorHAnsi"/>
              <w:lang w:val="en-GB"/>
            </w:rPr>
            <m:t>j</m:t>
          </w:ins>
        </m:r>
      </m:oMath>
      <w:ins w:id="950" w:author="Tyler Steven Coleman" w:date="2022-12-06T16:00:00Z">
        <w:r w:rsidR="00424B75">
          <w:rPr>
            <w:rFonts w:eastAsiaTheme="minorEastAsia" w:cstheme="minorHAnsi"/>
            <w:iCs/>
            <w:lang w:val="en-GB"/>
          </w:rPr>
          <w:t xml:space="preserve"> from equations 7 and 8.</w:t>
        </w:r>
      </w:ins>
      <w:ins w:id="951" w:author="Tyler Steven Coleman" w:date="2022-12-06T15:59:00Z">
        <w:r w:rsidR="00424B75">
          <w:rPr>
            <w:rFonts w:cstheme="minorHAnsi"/>
            <w:lang w:val="en-GB"/>
          </w:rPr>
          <w:t xml:space="preserve"> </w:t>
        </w:r>
      </w:ins>
      <w:ins w:id="952" w:author="Tyler Steven Coleman" w:date="2022-12-06T15:57:00Z">
        <w:r w:rsidR="00424B75">
          <w:rPr>
            <w:rFonts w:cstheme="minorHAnsi"/>
            <w:lang w:val="en-GB"/>
          </w:rPr>
          <w:t xml:space="preserve">We </w:t>
        </w:r>
      </w:ins>
      <w:del w:id="953" w:author="Tyler Steven Coleman" w:date="2022-12-06T15:57:00Z">
        <w:r w:rsidR="001B6373" w:rsidDel="00424B75">
          <w:rPr>
            <w:rFonts w:cstheme="minorHAnsi"/>
            <w:lang w:val="en-GB"/>
          </w:rPr>
          <w:delText xml:space="preserve"> T</w:delText>
        </w:r>
      </w:del>
      <w:del w:id="954" w:author="Tyler Steven Coleman" w:date="2022-12-06T16:00:00Z">
        <w:r w:rsidR="001B6373" w:rsidDel="00424B75">
          <w:rPr>
            <w:rFonts w:cstheme="minorHAnsi"/>
            <w:lang w:val="en-GB"/>
          </w:rPr>
          <w:delText>he</w:delText>
        </w:r>
      </w:del>
      <w:ins w:id="955" w:author="Tyler Steven Coleman" w:date="2022-12-06T15:58:00Z">
        <w:r w:rsidR="00424B75">
          <w:rPr>
            <w:rFonts w:cstheme="minorHAnsi"/>
            <w:lang w:val="en-GB"/>
          </w:rPr>
          <w:t>assessed the</w:t>
        </w:r>
      </w:ins>
      <w:r w:rsidR="001B6373">
        <w:rPr>
          <w:rFonts w:cstheme="minorHAnsi"/>
          <w:lang w:val="en-GB"/>
        </w:rPr>
        <w:t xml:space="preserve"> model </w:t>
      </w:r>
      <w:del w:id="956" w:author="Tyler Steven Coleman" w:date="2022-12-06T17:00:00Z">
        <w:r w:rsidR="001B6373" w:rsidDel="00EC477F">
          <w:rPr>
            <w:rFonts w:cstheme="minorHAnsi"/>
            <w:lang w:val="en-GB"/>
          </w:rPr>
          <w:delText xml:space="preserve">output </w:delText>
        </w:r>
      </w:del>
      <w:ins w:id="957" w:author="Tyler Steven Coleman" w:date="2022-12-06T17:00:00Z">
        <w:r w:rsidR="00EC477F">
          <w:rPr>
            <w:rFonts w:cstheme="minorHAnsi"/>
            <w:lang w:val="en-GB"/>
          </w:rPr>
          <w:t>fit</w:t>
        </w:r>
        <w:r w:rsidR="00EC477F">
          <w:rPr>
            <w:rFonts w:cstheme="minorHAnsi"/>
            <w:lang w:val="en-GB"/>
          </w:rPr>
          <w:t xml:space="preserve"> </w:t>
        </w:r>
      </w:ins>
      <w:del w:id="958" w:author="Tyler Steven Coleman" w:date="2022-12-06T15:58:00Z">
        <w:r w:rsidR="001B6373" w:rsidDel="00424B75">
          <w:rPr>
            <w:rFonts w:cstheme="minorHAnsi"/>
            <w:lang w:val="en-GB"/>
          </w:rPr>
          <w:delText xml:space="preserve">was assessed </w:delText>
        </w:r>
      </w:del>
      <w:r w:rsidR="001B6373">
        <w:rPr>
          <w:rFonts w:cstheme="minorHAnsi"/>
          <w:lang w:val="en-GB"/>
        </w:rPr>
        <w:t xml:space="preserve">by </w:t>
      </w:r>
      <w:del w:id="959" w:author="Tyler Steven Coleman" w:date="2022-12-06T16:00:00Z">
        <w:r w:rsidR="001B6373" w:rsidDel="00424B75">
          <w:rPr>
            <w:rFonts w:cstheme="minorHAnsi"/>
            <w:lang w:val="en-GB"/>
          </w:rPr>
          <w:delText xml:space="preserve">plotting </w:delText>
        </w:r>
      </w:del>
      <w:ins w:id="960" w:author="Tyler Steven Coleman" w:date="2022-12-06T16:00:00Z">
        <w:r w:rsidR="00424B75">
          <w:rPr>
            <w:rFonts w:cstheme="minorHAnsi"/>
            <w:lang w:val="en-GB"/>
          </w:rPr>
          <w:t xml:space="preserve">observing </w:t>
        </w:r>
      </w:ins>
      <w:ins w:id="961" w:author="Tyler Steven Coleman" w:date="2022-12-06T16:02:00Z">
        <w:r w:rsidR="00424B75">
          <w:rPr>
            <w:rFonts w:cstheme="minorHAnsi"/>
            <w:lang w:val="en-GB"/>
          </w:rPr>
          <w:t xml:space="preserve">the each models </w:t>
        </w:r>
      </w:ins>
      <w:ins w:id="962" w:author="Tyler Steven Coleman" w:date="2022-12-06T16:00:00Z">
        <w:r w:rsidR="00424B75">
          <w:rPr>
            <w:rFonts w:cstheme="minorHAnsi"/>
            <w:lang w:val="en-GB"/>
          </w:rPr>
          <w:t xml:space="preserve">predicted </w:t>
        </w:r>
      </w:ins>
      <w:r w:rsidR="001B6373">
        <w:rPr>
          <w:rFonts w:cstheme="minorHAnsi"/>
          <w:lang w:val="en-GB"/>
        </w:rPr>
        <w:t xml:space="preserve">residuals </w:t>
      </w:r>
      <w:ins w:id="963" w:author="Tyler Steven Coleman" w:date="2022-12-06T16:58:00Z">
        <w:r w:rsidR="007C291B">
          <w:rPr>
            <w:rFonts w:cstheme="minorHAnsi"/>
            <w:lang w:val="en-GB"/>
          </w:rPr>
          <w:t>compared to</w:t>
        </w:r>
      </w:ins>
      <w:ins w:id="964" w:author="Tyler Steven Coleman" w:date="2022-12-06T16:02:00Z">
        <w:r w:rsidR="00424B75">
          <w:rPr>
            <w:rFonts w:cstheme="minorHAnsi"/>
            <w:lang w:val="en-GB"/>
          </w:rPr>
          <w:t xml:space="preserve"> the original data </w:t>
        </w:r>
      </w:ins>
      <w:r w:rsidR="001B6373">
        <w:rPr>
          <w:rFonts w:cstheme="minorHAnsi"/>
          <w:lang w:val="en-GB"/>
        </w:rPr>
        <w:t xml:space="preserve">and </w:t>
      </w:r>
      <w:del w:id="965" w:author="Tyler Steven Coleman" w:date="2022-12-06T15:58:00Z">
        <w:r w:rsidR="001B6373" w:rsidDel="00424B75">
          <w:rPr>
            <w:rFonts w:cstheme="minorHAnsi"/>
            <w:lang w:val="en-GB"/>
          </w:rPr>
          <w:delText xml:space="preserve">with </w:delText>
        </w:r>
      </w:del>
      <w:ins w:id="966" w:author="Tyler Steven Coleman" w:date="2022-12-06T16:58:00Z">
        <w:r w:rsidR="007C291B">
          <w:rPr>
            <w:rFonts w:cstheme="minorHAnsi"/>
            <w:lang w:val="en-GB"/>
          </w:rPr>
          <w:t xml:space="preserve">by </w:t>
        </w:r>
      </w:ins>
      <w:ins w:id="967" w:author="Tyler Steven Coleman" w:date="2022-12-06T15:58:00Z">
        <w:r w:rsidR="00424B75">
          <w:rPr>
            <w:rFonts w:cstheme="minorHAnsi"/>
            <w:lang w:val="en-GB"/>
          </w:rPr>
          <w:t xml:space="preserve">using the </w:t>
        </w:r>
      </w:ins>
      <w:r w:rsidR="001B6373">
        <w:rPr>
          <w:rFonts w:cstheme="minorHAnsi"/>
          <w:lang w:val="en-GB"/>
        </w:rPr>
        <w:t xml:space="preserve">function </w:t>
      </w:r>
      <w:proofErr w:type="spellStart"/>
      <w:r w:rsidR="001B6373">
        <w:rPr>
          <w:rFonts w:cstheme="minorHAnsi"/>
          <w:lang w:val="en-GB"/>
        </w:rPr>
        <w:t>manyglm.anova</w:t>
      </w:r>
      <w:proofErr w:type="spellEnd"/>
      <w:r w:rsidR="001B6373">
        <w:rPr>
          <w:rFonts w:cstheme="minorHAnsi"/>
          <w:lang w:val="en-GB"/>
        </w:rPr>
        <w:t xml:space="preserve"> </w:t>
      </w:r>
      <w:r w:rsidR="0000501B">
        <w:rPr>
          <w:rFonts w:cstheme="minorHAnsi"/>
          <w:lang w:val="en-GB"/>
        </w:rPr>
        <w:fldChar w:fldCharType="begin"/>
      </w:r>
      <w:r w:rsidR="0000501B">
        <w:rPr>
          <w:rFonts w:cstheme="minorHAnsi"/>
          <w:lang w:val="en-GB"/>
        </w:rPr>
        <w:instrText xml:space="preserve"> ADDIN ZOTERO_ITEM CSL_CITATION {"citationID":"nC6JcKmU","properties":{"formattedCitation":"(Y. Wang et al., 2022)","plainCitation":"(Y. Wang et al., 2022)","noteIndex":0},"citationItems":[{"id":328,"uris":["http://zotero.org/users/local/ud9bfypS/items/IHR4KMAE"],"itemData":{"id":328,"type":"software","abstract":"A set of tools for displaying, modeling and analysing multivariate abundance data in community ecology. See 'mvabund-package.Rd' for details of overall package organization. The package is implemented with the Gnu Scientific Library (&lt;http://www.gnu.org/software/gsl/&gt;) and 'Rcpp' (&lt;http://dirk.eddelbuettel.com/code/rcpp.html&gt;) 'R' / 'C++' classes.","license":"LGPL-2.1 | LGPL-3 [expanded from: LGPL (≥ 2.1)]","source":"R-Packages","title":"mvabund: Statistical Methods for Analysing Multivariate Abundance Data","title-short":"mvabund","URL":"https://CRAN.R-project.org/package=mvabund","version":"4.2.1","author":[{"family":"Wang","given":"Yi"},{"family":"Naumann","given":"Ulrike"},{"family":"Eddelbuettel","given":"Dirk"},{"family":"Wilshire","given":"John"},{"family":"Warton","given":"David"},{"family":"Byrnes","given":"Julian"},{"family":"Silva","given":"Ralph dos Santos"},{"family":"Niku","given":"Jenni"},{"family":"Renner","given":"Ian"},{"family":"Wright","given":"Stephen"}],"accessed":{"date-parts":[["2022",11,22]]},"issued":{"date-parts":[["2022",2,16]]}}}],"schema":"https://github.com/citation-style-language/schema/raw/master/csl-citation.json"} </w:instrText>
      </w:r>
      <w:r w:rsidR="0000501B">
        <w:rPr>
          <w:rFonts w:cstheme="minorHAnsi"/>
          <w:lang w:val="en-GB"/>
        </w:rPr>
        <w:fldChar w:fldCharType="separate"/>
      </w:r>
      <w:r w:rsidR="0000501B">
        <w:rPr>
          <w:rFonts w:cstheme="minorHAnsi"/>
          <w:noProof/>
          <w:lang w:val="en-GB"/>
        </w:rPr>
        <w:t>(</w:t>
      </w:r>
      <w:ins w:id="968" w:author="Tyler Steven Coleman" w:date="2022-12-06T15:58:00Z">
        <w:r w:rsidR="00424B75">
          <w:rPr>
            <w:rFonts w:cstheme="minorHAnsi"/>
            <w:noProof/>
            <w:lang w:val="en-GB"/>
          </w:rPr>
          <w:t xml:space="preserve">e.g., see </w:t>
        </w:r>
      </w:ins>
      <w:del w:id="969" w:author="Tyler Steven Coleman" w:date="2022-12-06T12:25:00Z">
        <w:r w:rsidR="0000501B" w:rsidDel="008E56FF">
          <w:rPr>
            <w:rFonts w:cstheme="minorHAnsi"/>
            <w:noProof/>
            <w:lang w:val="en-GB"/>
          </w:rPr>
          <w:delText xml:space="preserve">Y. </w:delText>
        </w:r>
      </w:del>
      <w:r w:rsidR="0000501B">
        <w:rPr>
          <w:rFonts w:cstheme="minorHAnsi"/>
          <w:noProof/>
          <w:lang w:val="en-GB"/>
        </w:rPr>
        <w:t>Wang et al., 2022)</w:t>
      </w:r>
      <w:r w:rsidR="0000501B">
        <w:rPr>
          <w:rFonts w:cstheme="minorHAnsi"/>
          <w:lang w:val="en-GB"/>
        </w:rPr>
        <w:fldChar w:fldCharType="end"/>
      </w:r>
      <w:r w:rsidR="001B6373">
        <w:rPr>
          <w:rFonts w:cstheme="minorHAnsi"/>
          <w:lang w:val="en-GB"/>
        </w:rPr>
        <w:t>.</w:t>
      </w:r>
    </w:p>
    <w:p w14:paraId="2785A671" w14:textId="48FF3BF1" w:rsidR="00BB751D" w:rsidRPr="00194654" w:rsidDel="00424B75" w:rsidRDefault="00BB751D" w:rsidP="00BB751D">
      <w:pPr>
        <w:snapToGrid w:val="0"/>
        <w:spacing w:line="480" w:lineRule="auto"/>
        <w:jc w:val="center"/>
        <w:rPr>
          <w:del w:id="970" w:author="Tyler Steven Coleman" w:date="2022-12-06T16:02:00Z"/>
          <w:rFonts w:cstheme="minorHAnsi"/>
          <w:lang w:val="en-GB"/>
        </w:rPr>
      </w:pPr>
      <w:del w:id="971" w:author="Tyler Steven Coleman" w:date="2022-12-06T16:02:00Z">
        <w:r w:rsidDel="00424B75">
          <w:rPr>
            <w:rFonts w:cstheme="minorHAnsi"/>
            <w:lang w:val="en-GB"/>
          </w:rPr>
          <w:delText xml:space="preserve">Seed detections </w:delText>
        </w:r>
        <w:r w:rsidRPr="00194654" w:rsidDel="00424B75">
          <w:rPr>
            <w:rFonts w:cstheme="minorHAnsi"/>
            <w:lang w:val="en-GB"/>
          </w:rPr>
          <w:delText>~ Treatment +</w:delText>
        </w:r>
        <w:r w:rsidDel="00424B75">
          <w:rPr>
            <w:rFonts w:cstheme="minorHAnsi"/>
            <w:lang w:val="en-GB"/>
          </w:rPr>
          <w:delText xml:space="preserve"> Sampling period +</w:delText>
        </w:r>
        <w:r w:rsidRPr="00194654" w:rsidDel="00424B75">
          <w:rPr>
            <w:rFonts w:cstheme="minorHAnsi"/>
            <w:lang w:val="en-GB"/>
          </w:rPr>
          <w:delText xml:space="preserve"> (1|</w:delText>
        </w:r>
        <w:r w:rsidDel="00424B75">
          <w:rPr>
            <w:rFonts w:cstheme="minorHAnsi"/>
            <w:lang w:val="en-GB"/>
          </w:rPr>
          <w:delText>Block</w:delText>
        </w:r>
        <w:r w:rsidRPr="00194654" w:rsidDel="00424B75">
          <w:rPr>
            <w:rFonts w:cstheme="minorHAnsi"/>
            <w:lang w:val="en-GB"/>
          </w:rPr>
          <w:delText>)</w:delText>
        </w:r>
      </w:del>
    </w:p>
    <w:p w14:paraId="5550D855" w14:textId="5BBF1806" w:rsidR="00BB751D" w:rsidRPr="00194654" w:rsidDel="00424B75" w:rsidRDefault="00BB751D" w:rsidP="00BB751D">
      <w:pPr>
        <w:snapToGrid w:val="0"/>
        <w:spacing w:line="480" w:lineRule="auto"/>
        <w:jc w:val="center"/>
        <w:rPr>
          <w:del w:id="972" w:author="Tyler Steven Coleman" w:date="2022-12-06T16:02:00Z"/>
          <w:rFonts w:cstheme="minorHAnsi"/>
          <w:i/>
          <w:iCs/>
          <w:lang w:val="en-GB"/>
        </w:rPr>
      </w:pPr>
      <w:del w:id="973" w:author="Tyler Steven Coleman" w:date="2022-12-06T16:02:00Z">
        <w:r w:rsidDel="00424B75">
          <w:rPr>
            <w:rFonts w:cstheme="minorHAnsi"/>
            <w:lang w:val="en-GB"/>
          </w:rPr>
          <w:delText>Seed detections</w:delText>
        </w:r>
        <w:r w:rsidRPr="00194654" w:rsidDel="00424B75">
          <w:rPr>
            <w:rFonts w:cstheme="minorHAnsi"/>
            <w:i/>
            <w:iCs/>
            <w:vertAlign w:val="subscript"/>
            <w:lang w:val="en-GB"/>
          </w:rPr>
          <w:delText>ij</w:delText>
        </w:r>
        <w:r w:rsidRPr="00194654" w:rsidDel="00424B75">
          <w:rPr>
            <w:rFonts w:cstheme="minorHAnsi"/>
            <w:i/>
            <w:iCs/>
            <w:lang w:val="en-GB"/>
          </w:rPr>
          <w:delText xml:space="preserve"> ~ NB</w:delText>
        </w:r>
        <w:r w:rsidRPr="00194654" w:rsidDel="00424B75">
          <w:rPr>
            <w:rFonts w:cstheme="minorHAnsi"/>
            <w:lang w:val="en-GB"/>
          </w:rPr>
          <w:delText>(</w:delText>
        </w:r>
        <w:r w:rsidRPr="00194654" w:rsidDel="00424B75">
          <w:rPr>
            <w:rFonts w:cstheme="minorHAnsi"/>
            <w:i/>
            <w:iCs/>
            <w:lang w:val="en-GB"/>
          </w:rPr>
          <w:delText>μ</w:delText>
        </w:r>
        <w:r w:rsidRPr="00194654" w:rsidDel="00424B75">
          <w:rPr>
            <w:rFonts w:cstheme="minorHAnsi"/>
            <w:i/>
            <w:iCs/>
            <w:vertAlign w:val="subscript"/>
            <w:lang w:val="en-GB"/>
          </w:rPr>
          <w:delText>ij</w:delText>
        </w:r>
        <w:r w:rsidR="001B6373" w:rsidDel="00424B75">
          <w:rPr>
            <w:rFonts w:cstheme="minorHAnsi"/>
            <w:i/>
            <w:iCs/>
            <w:vertAlign w:val="subscript"/>
            <w:lang w:val="en-GB"/>
          </w:rPr>
          <w:delText>l</w:delText>
        </w:r>
        <w:r w:rsidRPr="00194654" w:rsidDel="00424B75">
          <w:rPr>
            <w:rFonts w:cstheme="minorHAnsi"/>
            <w:i/>
            <w:iCs/>
            <w:lang w:val="en-GB"/>
          </w:rPr>
          <w:delText>,</w:delText>
        </w:r>
        <w:r w:rsidRPr="00194654" w:rsidDel="00424B75">
          <w:rPr>
            <w:rFonts w:cstheme="minorHAnsi"/>
            <w:i/>
            <w:iCs/>
            <w:vertAlign w:val="subscript"/>
            <w:lang w:val="en-GB"/>
          </w:rPr>
          <w:delText xml:space="preserve"> </w:delText>
        </w:r>
        <w:r w:rsidRPr="00194654" w:rsidDel="00424B75">
          <w:rPr>
            <w:rFonts w:cstheme="minorHAnsi"/>
            <w:i/>
            <w:iCs/>
            <w:lang w:val="en-GB"/>
          </w:rPr>
          <w:delText>k</w:delText>
        </w:r>
        <w:r w:rsidRPr="00194654" w:rsidDel="00424B75">
          <w:rPr>
            <w:rFonts w:cstheme="minorHAnsi"/>
            <w:lang w:val="en-GB"/>
          </w:rPr>
          <w:delText>)</w:delText>
        </w:r>
      </w:del>
    </w:p>
    <w:p w14:paraId="1988104B" w14:textId="02616B1D" w:rsidR="00BB751D" w:rsidRPr="00194654" w:rsidDel="00424B75" w:rsidRDefault="00BB751D" w:rsidP="00BB751D">
      <w:pPr>
        <w:snapToGrid w:val="0"/>
        <w:spacing w:line="480" w:lineRule="auto"/>
        <w:jc w:val="center"/>
        <w:rPr>
          <w:del w:id="974" w:author="Tyler Steven Coleman" w:date="2022-12-06T16:02:00Z"/>
          <w:rFonts w:cstheme="minorHAnsi"/>
          <w:lang w:val="en-GB"/>
        </w:rPr>
      </w:pPr>
      <w:del w:id="975" w:author="Tyler Steven Coleman" w:date="2022-12-06T16:02:00Z">
        <w:r w:rsidRPr="00194654" w:rsidDel="00424B75">
          <w:rPr>
            <w:rFonts w:cstheme="minorHAnsi"/>
            <w:i/>
            <w:iCs/>
            <w:lang w:val="en-GB"/>
          </w:rPr>
          <w:delText>E</w:delText>
        </w:r>
        <w:r w:rsidRPr="00194654" w:rsidDel="00424B75">
          <w:rPr>
            <w:rFonts w:cstheme="minorHAnsi"/>
            <w:lang w:val="en-GB"/>
          </w:rPr>
          <w:delText>(</w:delText>
        </w:r>
        <w:r w:rsidDel="00424B75">
          <w:rPr>
            <w:rFonts w:cstheme="minorHAnsi"/>
            <w:i/>
            <w:iCs/>
            <w:lang w:val="en-GB"/>
          </w:rPr>
          <w:delText>Total bird detections</w:delText>
        </w:r>
        <w:r w:rsidRPr="00194654" w:rsidDel="00424B75">
          <w:rPr>
            <w:rFonts w:cstheme="minorHAnsi"/>
            <w:i/>
            <w:iCs/>
            <w:vertAlign w:val="subscript"/>
            <w:lang w:val="en-GB"/>
          </w:rPr>
          <w:delText>ij</w:delText>
        </w:r>
        <w:r w:rsidRPr="00194654" w:rsidDel="00424B75">
          <w:rPr>
            <w:rFonts w:cstheme="minorHAnsi"/>
            <w:lang w:val="en-GB"/>
          </w:rPr>
          <w:delText xml:space="preserve">) </w:delText>
        </w:r>
        <w:r w:rsidRPr="00194654" w:rsidDel="00424B75">
          <w:rPr>
            <w:rFonts w:cstheme="minorHAnsi"/>
            <w:i/>
            <w:iCs/>
            <w:lang w:val="en-GB"/>
          </w:rPr>
          <w:delText>= μ</w:delText>
        </w:r>
        <w:r w:rsidRPr="00194654" w:rsidDel="00424B75">
          <w:rPr>
            <w:rFonts w:cstheme="minorHAnsi"/>
            <w:i/>
            <w:iCs/>
            <w:vertAlign w:val="subscript"/>
            <w:lang w:val="en-GB"/>
          </w:rPr>
          <w:delText>ij</w:delText>
        </w:r>
        <w:r w:rsidR="001B6373" w:rsidDel="00424B75">
          <w:rPr>
            <w:rFonts w:cstheme="minorHAnsi"/>
            <w:i/>
            <w:iCs/>
            <w:vertAlign w:val="subscript"/>
            <w:lang w:val="en-GB"/>
          </w:rPr>
          <w:delText>l</w:delText>
        </w:r>
        <w:r w:rsidRPr="00194654" w:rsidDel="00424B75">
          <w:rPr>
            <w:rFonts w:cstheme="minorHAnsi"/>
            <w:vertAlign w:val="subscript"/>
            <w:lang w:val="en-GB"/>
          </w:rPr>
          <w:delText xml:space="preserve"> </w:delText>
        </w:r>
      </w:del>
    </w:p>
    <w:p w14:paraId="13E5D7CE" w14:textId="76006D4E" w:rsidR="00BB751D" w:rsidRPr="00194654" w:rsidDel="00424B75" w:rsidRDefault="00BB751D" w:rsidP="00BB751D">
      <w:pPr>
        <w:snapToGrid w:val="0"/>
        <w:spacing w:line="480" w:lineRule="auto"/>
        <w:jc w:val="center"/>
        <w:rPr>
          <w:del w:id="976" w:author="Tyler Steven Coleman" w:date="2022-12-06T16:02:00Z"/>
          <w:rFonts w:cstheme="minorHAnsi"/>
          <w:i/>
          <w:iCs/>
          <w:lang w:val="en-GB"/>
        </w:rPr>
      </w:pPr>
      <w:del w:id="977" w:author="Tyler Steven Coleman" w:date="2022-12-06T16:02:00Z">
        <w:r w:rsidRPr="00194654" w:rsidDel="00424B75">
          <w:rPr>
            <w:rFonts w:cstheme="minorHAnsi"/>
            <w:lang w:val="en-GB"/>
          </w:rPr>
          <w:delText>var(</w:delText>
        </w:r>
        <w:r w:rsidDel="00424B75">
          <w:rPr>
            <w:rFonts w:cstheme="minorHAnsi"/>
            <w:i/>
            <w:iCs/>
            <w:lang w:val="en-GB"/>
          </w:rPr>
          <w:delText>Total bird detections</w:delText>
        </w:r>
        <w:r w:rsidRPr="00194654" w:rsidDel="00424B75">
          <w:rPr>
            <w:rFonts w:cstheme="minorHAnsi"/>
            <w:i/>
            <w:iCs/>
            <w:vertAlign w:val="subscript"/>
            <w:lang w:val="en-GB"/>
          </w:rPr>
          <w:delText>ij</w:delText>
        </w:r>
        <w:r w:rsidRPr="00194654" w:rsidDel="00424B75">
          <w:rPr>
            <w:rFonts w:cstheme="minorHAnsi"/>
            <w:lang w:val="en-GB"/>
          </w:rPr>
          <w:delText xml:space="preserve">) = </w:delText>
        </w:r>
        <w:r w:rsidRPr="00194654" w:rsidDel="00424B75">
          <w:rPr>
            <w:rFonts w:cstheme="minorHAnsi"/>
            <w:i/>
            <w:iCs/>
            <w:lang w:val="en-GB"/>
          </w:rPr>
          <w:delText>μ</w:delText>
        </w:r>
        <w:r w:rsidRPr="00194654" w:rsidDel="00424B75">
          <w:rPr>
            <w:rFonts w:cstheme="minorHAnsi"/>
            <w:i/>
            <w:iCs/>
            <w:vertAlign w:val="subscript"/>
            <w:lang w:val="en-GB"/>
          </w:rPr>
          <w:delText>ij</w:delText>
        </w:r>
        <w:r w:rsidR="001B6373" w:rsidDel="00424B75">
          <w:rPr>
            <w:rFonts w:cstheme="minorHAnsi"/>
            <w:i/>
            <w:iCs/>
            <w:vertAlign w:val="subscript"/>
            <w:lang w:val="en-GB"/>
          </w:rPr>
          <w:delText>l</w:delText>
        </w:r>
        <w:r w:rsidRPr="00194654" w:rsidDel="00424B75">
          <w:rPr>
            <w:rFonts w:cstheme="minorHAnsi"/>
            <w:i/>
            <w:iCs/>
            <w:vertAlign w:val="subscript"/>
            <w:lang w:val="en-GB"/>
          </w:rPr>
          <w:delText xml:space="preserve"> </w:delText>
        </w:r>
        <w:r w:rsidRPr="00194654" w:rsidDel="00424B75">
          <w:rPr>
            <w:rFonts w:cstheme="minorHAnsi"/>
            <w:i/>
            <w:iCs/>
            <w:lang w:val="en-GB"/>
          </w:rPr>
          <w:delText>+</w:delText>
        </w:r>
        <w:r w:rsidRPr="00194654" w:rsidDel="00424B75">
          <w:rPr>
            <w:rFonts w:cstheme="minorHAnsi"/>
            <w:lang w:val="en-GB"/>
          </w:rPr>
          <w:delText xml:space="preserve"> (</w:delText>
        </w:r>
        <w:r w:rsidRPr="00194654" w:rsidDel="00424B75">
          <w:rPr>
            <w:rFonts w:cstheme="minorHAnsi"/>
            <w:i/>
            <w:iCs/>
            <w:lang w:val="en-GB"/>
          </w:rPr>
          <w:delText>μ</w:delText>
        </w:r>
        <w:r w:rsidRPr="00194654" w:rsidDel="00424B75">
          <w:rPr>
            <w:rFonts w:cstheme="minorHAnsi"/>
            <w:i/>
            <w:iCs/>
            <w:vertAlign w:val="superscript"/>
            <w:lang w:val="en-GB"/>
          </w:rPr>
          <w:delText>2</w:delText>
        </w:r>
        <w:r w:rsidRPr="00194654" w:rsidDel="00424B75">
          <w:rPr>
            <w:rFonts w:cstheme="minorHAnsi"/>
            <w:i/>
            <w:iCs/>
            <w:vertAlign w:val="subscript"/>
            <w:lang w:val="en-GB"/>
          </w:rPr>
          <w:delText xml:space="preserve">ij </w:delText>
        </w:r>
        <w:r w:rsidRPr="00194654" w:rsidDel="00424B75">
          <w:rPr>
            <w:rFonts w:cstheme="minorHAnsi"/>
            <w:i/>
            <w:iCs/>
            <w:lang w:val="en-GB"/>
          </w:rPr>
          <w:delText>/ k</w:delText>
        </w:r>
        <w:r w:rsidRPr="00194654" w:rsidDel="00424B75">
          <w:rPr>
            <w:rFonts w:cstheme="minorHAnsi"/>
            <w:lang w:val="en-GB"/>
          </w:rPr>
          <w:delText>)</w:delText>
        </w:r>
      </w:del>
    </w:p>
    <w:p w14:paraId="7394A30B" w14:textId="5FF4C5C3" w:rsidR="00BB751D" w:rsidRPr="00194654" w:rsidDel="00424B75" w:rsidRDefault="00BB751D" w:rsidP="00BB751D">
      <w:pPr>
        <w:snapToGrid w:val="0"/>
        <w:spacing w:line="480" w:lineRule="auto"/>
        <w:jc w:val="center"/>
        <w:rPr>
          <w:del w:id="978" w:author="Tyler Steven Coleman" w:date="2022-12-06T16:02:00Z"/>
          <w:rFonts w:cstheme="minorHAnsi"/>
          <w:lang w:val="en-GB"/>
        </w:rPr>
      </w:pPr>
      <w:del w:id="979" w:author="Tyler Steven Coleman" w:date="2022-12-06T16:02:00Z">
        <w:r w:rsidRPr="00B30A5D" w:rsidDel="00424B75">
          <w:rPr>
            <w:rFonts w:cstheme="minorHAnsi"/>
            <w:lang w:val="en-GB"/>
          </w:rPr>
          <w:lastRenderedPageBreak/>
          <w:delText>log(</w:delText>
        </w:r>
        <w:r w:rsidRPr="00B30A5D" w:rsidDel="00424B75">
          <w:rPr>
            <w:rFonts w:cstheme="minorHAnsi"/>
            <w:i/>
            <w:iCs/>
            <w:lang w:val="en-GB"/>
          </w:rPr>
          <w:delText>μ</w:delText>
        </w:r>
        <w:r w:rsidRPr="00B30A5D" w:rsidDel="00424B75">
          <w:rPr>
            <w:rFonts w:cstheme="minorHAnsi"/>
            <w:i/>
            <w:iCs/>
            <w:vertAlign w:val="subscript"/>
            <w:lang w:val="en-GB"/>
          </w:rPr>
          <w:delText>ij</w:delText>
        </w:r>
        <w:r w:rsidR="001B6373" w:rsidRPr="00B30A5D" w:rsidDel="00424B75">
          <w:rPr>
            <w:rFonts w:cstheme="minorHAnsi"/>
            <w:i/>
            <w:iCs/>
            <w:vertAlign w:val="subscript"/>
            <w:lang w:val="en-GB"/>
          </w:rPr>
          <w:delText>l</w:delText>
        </w:r>
        <w:r w:rsidRPr="00B30A5D" w:rsidDel="00424B75">
          <w:rPr>
            <w:rFonts w:cstheme="minorHAnsi"/>
            <w:lang w:val="en-GB"/>
          </w:rPr>
          <w:delText>) = Treatment</w:delText>
        </w:r>
        <w:r w:rsidRPr="00B30A5D" w:rsidDel="00424B75">
          <w:rPr>
            <w:rFonts w:cstheme="minorHAnsi"/>
            <w:i/>
            <w:iCs/>
            <w:vertAlign w:val="subscript"/>
            <w:lang w:val="en-GB"/>
          </w:rPr>
          <w:delText>ij</w:delText>
        </w:r>
        <w:r w:rsidR="001B6373" w:rsidRPr="00B30A5D" w:rsidDel="00424B75">
          <w:rPr>
            <w:rFonts w:cstheme="minorHAnsi"/>
            <w:i/>
            <w:iCs/>
            <w:vertAlign w:val="subscript"/>
            <w:lang w:val="en-GB"/>
          </w:rPr>
          <w:delText>l</w:delText>
        </w:r>
        <w:r w:rsidRPr="00B30A5D" w:rsidDel="00424B75">
          <w:rPr>
            <w:rFonts w:cstheme="minorHAnsi"/>
            <w:lang w:val="en-GB"/>
          </w:rPr>
          <w:delText xml:space="preserve"> + Sampling period</w:delText>
        </w:r>
        <w:r w:rsidRPr="00B30A5D" w:rsidDel="00424B75">
          <w:rPr>
            <w:rFonts w:cstheme="minorHAnsi"/>
            <w:i/>
            <w:iCs/>
            <w:vertAlign w:val="subscript"/>
            <w:lang w:val="en-GB"/>
          </w:rPr>
          <w:delText>ij</w:delText>
        </w:r>
        <w:r w:rsidR="001B6373" w:rsidRPr="00B30A5D" w:rsidDel="00424B75">
          <w:rPr>
            <w:rFonts w:cstheme="minorHAnsi"/>
            <w:i/>
            <w:iCs/>
            <w:vertAlign w:val="subscript"/>
            <w:lang w:val="en-GB"/>
          </w:rPr>
          <w:delText>l</w:delText>
        </w:r>
        <w:r w:rsidRPr="00B30A5D" w:rsidDel="00424B75">
          <w:rPr>
            <w:rFonts w:cstheme="minorHAnsi"/>
            <w:lang w:val="en-GB"/>
          </w:rPr>
          <w:delText xml:space="preserve"> + a</w:delText>
        </w:r>
        <w:r w:rsidRPr="00B30A5D" w:rsidDel="00424B75">
          <w:rPr>
            <w:rFonts w:cstheme="minorHAnsi"/>
            <w:vertAlign w:val="subscript"/>
            <w:lang w:val="en-GB"/>
          </w:rPr>
          <w:delText>i</w:delText>
        </w:r>
      </w:del>
    </w:p>
    <w:p w14:paraId="283FD974" w14:textId="61FC5D65" w:rsidR="00BB751D" w:rsidRPr="00194654" w:rsidDel="00424B75" w:rsidRDefault="00BB751D" w:rsidP="00BB751D">
      <w:pPr>
        <w:snapToGrid w:val="0"/>
        <w:spacing w:line="480" w:lineRule="auto"/>
        <w:jc w:val="center"/>
        <w:rPr>
          <w:del w:id="980" w:author="Tyler Steven Coleman" w:date="2022-12-06T16:02:00Z"/>
          <w:rFonts w:cstheme="minorHAnsi"/>
          <w:lang w:val="en-GB"/>
        </w:rPr>
      </w:pPr>
      <w:del w:id="981" w:author="Tyler Steven Coleman" w:date="2022-12-06T16:02:00Z">
        <w:r w:rsidRPr="00194654" w:rsidDel="00424B75">
          <w:rPr>
            <w:rFonts w:cstheme="minorHAnsi"/>
            <w:lang w:val="en-GB"/>
          </w:rPr>
          <w:delText>a</w:delText>
        </w:r>
        <w:r w:rsidRPr="00194654" w:rsidDel="00424B75">
          <w:rPr>
            <w:rFonts w:cstheme="minorHAnsi"/>
            <w:vertAlign w:val="subscript"/>
            <w:lang w:val="en-GB"/>
          </w:rPr>
          <w:delText>i</w:delText>
        </w:r>
        <w:r w:rsidRPr="00194654" w:rsidDel="00424B75">
          <w:rPr>
            <w:rFonts w:cstheme="minorHAnsi"/>
            <w:lang w:val="en-GB"/>
          </w:rPr>
          <w:delText xml:space="preserve"> ~ N(0, </w:delText>
        </w:r>
        <w:r w:rsidRPr="00194654" w:rsidDel="00424B75">
          <w:rPr>
            <w:rFonts w:cstheme="minorHAnsi"/>
            <w:i/>
            <w:iCs/>
            <w:lang w:val="en-GB"/>
          </w:rPr>
          <w:delText>σ</w:delText>
        </w:r>
        <w:r w:rsidRPr="00194654" w:rsidDel="00424B75">
          <w:rPr>
            <w:rFonts w:cstheme="minorHAnsi"/>
            <w:i/>
            <w:iCs/>
            <w:vertAlign w:val="superscript"/>
            <w:lang w:val="en-GB"/>
          </w:rPr>
          <w:delText>2</w:delText>
        </w:r>
        <w:r w:rsidDel="00424B75">
          <w:rPr>
            <w:rFonts w:cstheme="minorHAnsi"/>
            <w:i/>
            <w:iCs/>
            <w:vertAlign w:val="subscript"/>
            <w:lang w:val="en-GB"/>
          </w:rPr>
          <w:delText>Block</w:delText>
        </w:r>
        <w:r w:rsidRPr="00194654" w:rsidDel="00424B75">
          <w:rPr>
            <w:rFonts w:cstheme="minorHAnsi"/>
            <w:lang w:val="en-GB"/>
          </w:rPr>
          <w:delText>)</w:delText>
        </w:r>
      </w:del>
    </w:p>
    <w:p w14:paraId="247034A5" w14:textId="77777777" w:rsidR="00EF4798" w:rsidRPr="00194654" w:rsidRDefault="00EF4798" w:rsidP="001B001C">
      <w:pPr>
        <w:snapToGrid w:val="0"/>
        <w:spacing w:line="480" w:lineRule="auto"/>
        <w:rPr>
          <w:rFonts w:cstheme="minorHAnsi"/>
          <w:lang w:val="en-GB"/>
        </w:rPr>
      </w:pPr>
    </w:p>
    <w:p w14:paraId="782C749F" w14:textId="5A171A6A" w:rsidR="001B001C" w:rsidRPr="00194654" w:rsidRDefault="001B001C" w:rsidP="001B001C">
      <w:pPr>
        <w:snapToGrid w:val="0"/>
        <w:spacing w:line="480" w:lineRule="auto"/>
        <w:rPr>
          <w:rFonts w:cstheme="minorHAnsi"/>
          <w:lang w:val="en-GB"/>
        </w:rPr>
      </w:pPr>
      <w:r w:rsidRPr="00194654">
        <w:rPr>
          <w:rFonts w:cstheme="minorHAnsi"/>
          <w:lang w:val="en-GB"/>
        </w:rPr>
        <w:t>2.4 Seed richness.</w:t>
      </w:r>
    </w:p>
    <w:p w14:paraId="4F09E38E" w14:textId="16DCF197" w:rsidR="00EE1ED2" w:rsidRDefault="003605A2" w:rsidP="00EE1ED2">
      <w:pPr>
        <w:snapToGrid w:val="0"/>
        <w:spacing w:line="480" w:lineRule="auto"/>
        <w:ind w:firstLine="720"/>
        <w:rPr>
          <w:ins w:id="982" w:author="Tyler Steven Coleman" w:date="2022-12-06T16:33:00Z"/>
          <w:rFonts w:cstheme="minorHAnsi"/>
          <w:lang w:val="en-GB"/>
        </w:rPr>
      </w:pPr>
      <w:r w:rsidRPr="7AF1EB56">
        <w:rPr>
          <w:lang w:val="en-GB"/>
        </w:rPr>
        <w:t xml:space="preserve">We </w:t>
      </w:r>
      <w:del w:id="983" w:author="Tyler Steven Coleman" w:date="2022-12-06T16:03:00Z">
        <w:r w:rsidRPr="7AF1EB56" w:rsidDel="00424B75">
          <w:rPr>
            <w:lang w:val="en-GB"/>
          </w:rPr>
          <w:delText xml:space="preserve">modelled </w:delText>
        </w:r>
      </w:del>
      <w:ins w:id="984" w:author="Tyler Steven Coleman" w:date="2022-12-06T16:03:00Z">
        <w:r w:rsidR="00424B75">
          <w:rPr>
            <w:lang w:val="en-GB"/>
          </w:rPr>
          <w:t>analyzed</w:t>
        </w:r>
        <w:r w:rsidR="00424B75" w:rsidRPr="7AF1EB56">
          <w:rPr>
            <w:lang w:val="en-GB"/>
          </w:rPr>
          <w:t xml:space="preserve"> </w:t>
        </w:r>
      </w:ins>
      <w:r w:rsidRPr="7AF1EB56">
        <w:rPr>
          <w:lang w:val="en-GB"/>
        </w:rPr>
        <w:t>the</w:t>
      </w:r>
      <w:ins w:id="985" w:author="Tyler Steven Coleman" w:date="2022-12-08T10:17:00Z">
        <w:r w:rsidR="00276BBD">
          <w:rPr>
            <w:lang w:val="en-GB"/>
          </w:rPr>
          <w:t xml:space="preserve"> species</w:t>
        </w:r>
      </w:ins>
      <w:r w:rsidR="003418AC" w:rsidRPr="7AF1EB56">
        <w:rPr>
          <w:lang w:val="en-GB"/>
        </w:rPr>
        <w:t xml:space="preserve"> richness of </w:t>
      </w:r>
      <w:r w:rsidRPr="7AF1EB56">
        <w:rPr>
          <w:lang w:val="en-GB"/>
        </w:rPr>
        <w:t>seed communities</w:t>
      </w:r>
      <w:r w:rsidR="003418AC" w:rsidRPr="7AF1EB56">
        <w:rPr>
          <w:lang w:val="en-GB"/>
        </w:rPr>
        <w:t xml:space="preserve"> arriving in traps using</w:t>
      </w:r>
      <w:ins w:id="986" w:author="Tyler Steven Coleman" w:date="2022-12-06T16:04:00Z">
        <w:r w:rsidR="00424B75">
          <w:rPr>
            <w:lang w:val="en-GB"/>
          </w:rPr>
          <w:t xml:space="preserve"> a generalized linear mixed effects model with a negative bino</w:t>
        </w:r>
      </w:ins>
      <w:ins w:id="987" w:author="Tyler Steven Coleman" w:date="2022-12-06T16:05:00Z">
        <w:r w:rsidR="00424B75">
          <w:rPr>
            <w:lang w:val="en-GB"/>
          </w:rPr>
          <w:t>mial sampling distribution via</w:t>
        </w:r>
      </w:ins>
      <w:r w:rsidR="003418AC" w:rsidRPr="7AF1EB56">
        <w:rPr>
          <w:lang w:val="en-GB"/>
        </w:rPr>
        <w:t xml:space="preserve"> the </w:t>
      </w:r>
      <w:commentRangeStart w:id="988"/>
      <w:r w:rsidR="003418AC" w:rsidRPr="7AF1EB56">
        <w:rPr>
          <w:lang w:val="en-GB"/>
        </w:rPr>
        <w:t>glmer</w:t>
      </w:r>
      <w:r w:rsidRPr="7AF1EB56">
        <w:rPr>
          <w:lang w:val="en-GB"/>
        </w:rPr>
        <w:t>.nb</w:t>
      </w:r>
      <w:r w:rsidR="003418AC" w:rsidRPr="7AF1EB56">
        <w:rPr>
          <w:lang w:val="en-GB"/>
        </w:rPr>
        <w:t xml:space="preserve"> </w:t>
      </w:r>
      <w:commentRangeEnd w:id="988"/>
      <w:r w:rsidR="00EE1ED2">
        <w:rPr>
          <w:rStyle w:val="CommentReference"/>
        </w:rPr>
        <w:commentReference w:id="988"/>
      </w:r>
      <w:r w:rsidR="003418AC" w:rsidRPr="7AF1EB56">
        <w:rPr>
          <w:lang w:val="en-GB"/>
        </w:rPr>
        <w:t>function</w:t>
      </w:r>
      <w:del w:id="989" w:author="Tyler Steven Coleman" w:date="2022-12-06T16:05:00Z">
        <w:r w:rsidR="003418AC" w:rsidRPr="7AF1EB56" w:rsidDel="00424B75">
          <w:rPr>
            <w:lang w:val="en-GB"/>
          </w:rPr>
          <w:delText xml:space="preserve"> to conduct a </w:delText>
        </w:r>
        <w:r w:rsidRPr="7AF1EB56" w:rsidDel="00424B75">
          <w:rPr>
            <w:lang w:val="en-GB"/>
          </w:rPr>
          <w:delText>neg</w:delText>
        </w:r>
        <w:r w:rsidR="003418AC" w:rsidRPr="7AF1EB56" w:rsidDel="00424B75">
          <w:rPr>
            <w:lang w:val="en-GB"/>
          </w:rPr>
          <w:delText xml:space="preserve"> generalized linear model</w:delText>
        </w:r>
      </w:del>
      <w:r w:rsidR="003418AC" w:rsidRPr="7AF1EB56">
        <w:rPr>
          <w:lang w:val="en-GB"/>
        </w:rPr>
        <w:t xml:space="preserve"> </w:t>
      </w:r>
      <w:r w:rsidRPr="7AF1EB56">
        <w:rPr>
          <w:lang w:val="en-GB"/>
        </w:rPr>
        <w:fldChar w:fldCharType="begin"/>
      </w:r>
      <w:r w:rsidRPr="7AF1EB56">
        <w:rPr>
          <w:lang w:val="en-GB"/>
        </w:rPr>
        <w:instrText xml:space="preserve"> ADDIN ZOTERO_ITEM CSL_CITATION {"citationID":"3DFFRVBk","properties":{"formattedCitation":"(Bates et al., 2015)","plainCitation":"(Bates et al., 2015)","noteIndex":0},"citationItems":[{"id":316,"uris":["http://zotero.org/users/local/ud9bfypS/items/WR9TX6CJ"],"itemData":{"id":316,"type":"article-journal","abstract":"Maximum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Pr="7AF1EB56">
        <w:rPr>
          <w:lang w:val="en-GB"/>
        </w:rPr>
        <w:fldChar w:fldCharType="separate"/>
      </w:r>
      <w:r w:rsidR="0000501B" w:rsidRPr="7AF1EB56">
        <w:rPr>
          <w:noProof/>
          <w:lang w:val="en-GB"/>
        </w:rPr>
        <w:t>(Bates et al., 2015)</w:t>
      </w:r>
      <w:r w:rsidRPr="7AF1EB56">
        <w:rPr>
          <w:lang w:val="en-GB"/>
        </w:rPr>
        <w:fldChar w:fldCharType="end"/>
      </w:r>
      <w:r w:rsidR="003418AC" w:rsidRPr="7AF1EB56">
        <w:rPr>
          <w:lang w:val="en-GB"/>
        </w:rPr>
        <w:t xml:space="preserve">. </w:t>
      </w:r>
      <w:r w:rsidRPr="7AF1EB56">
        <w:rPr>
          <w:lang w:val="en-GB"/>
        </w:rPr>
        <w:t xml:space="preserve">This model </w:t>
      </w:r>
      <w:ins w:id="990" w:author="Tyler Steven Coleman" w:date="2022-12-06T16:06:00Z">
        <w:r w:rsidR="00424B75">
          <w:rPr>
            <w:lang w:val="en-GB"/>
          </w:rPr>
          <w:t>was formulated as</w:t>
        </w:r>
      </w:ins>
    </w:p>
    <w:p w14:paraId="496BA2EA" w14:textId="680143E1" w:rsidR="00EE1ED2" w:rsidRDefault="00EE1ED2" w:rsidP="00EE1ED2">
      <w:pPr>
        <w:snapToGrid w:val="0"/>
        <w:spacing w:line="480" w:lineRule="auto"/>
        <w:jc w:val="center"/>
        <w:rPr>
          <w:ins w:id="991" w:author="Tyler Steven Coleman" w:date="2022-12-06T16:33:00Z"/>
          <w:rFonts w:cstheme="minorHAnsi"/>
          <w:i/>
          <w:iCs/>
          <w:lang w:val="en-GB"/>
        </w:rPr>
      </w:pPr>
      <m:oMath>
        <m:sSub>
          <m:sSubPr>
            <m:ctrlPr>
              <w:ins w:id="992" w:author="Tyler Steven Coleman" w:date="2022-12-06T16:33:00Z">
                <w:rPr>
                  <w:rFonts w:ascii="Cambria Math" w:hAnsi="Cambria Math" w:cstheme="minorHAnsi"/>
                  <w:i/>
                  <w:iCs/>
                  <w:lang w:val="en-GB"/>
                </w:rPr>
              </w:ins>
            </m:ctrlPr>
          </m:sSubPr>
          <m:e>
            <m:r>
              <w:ins w:id="993" w:author="Tyler Steven Coleman" w:date="2022-12-06T16:34:00Z">
                <w:rPr>
                  <w:rFonts w:ascii="Cambria Math" w:hAnsi="Cambria Math" w:cstheme="minorHAnsi"/>
                  <w:lang w:val="en-GB"/>
                </w:rPr>
                <m:t>Rich</m:t>
              </w:ins>
            </m:r>
          </m:e>
          <m:sub>
            <m:r>
              <w:ins w:id="994" w:author="Tyler Steven Coleman" w:date="2022-12-06T16:33:00Z">
                <w:rPr>
                  <w:rFonts w:ascii="Cambria Math" w:hAnsi="Cambria Math" w:cstheme="minorHAnsi"/>
                  <w:lang w:val="en-GB"/>
                </w:rPr>
                <m:t>i</m:t>
              </w:ins>
            </m:r>
          </m:sub>
        </m:sSub>
        <m:r>
          <w:ins w:id="995" w:author="Tyler Steven Coleman" w:date="2022-12-06T16:33:00Z">
            <w:rPr>
              <w:rFonts w:ascii="Cambria Math" w:hAnsi="Cambria Math" w:cstheme="minorHAnsi"/>
              <w:lang w:val="en-GB"/>
            </w:rPr>
            <m:t>~NB</m:t>
          </w:ins>
        </m:r>
        <m:d>
          <m:dPr>
            <m:ctrlPr>
              <w:ins w:id="996" w:author="Tyler Steven Coleman" w:date="2022-12-06T16:33:00Z">
                <w:rPr>
                  <w:rFonts w:ascii="Cambria Math" w:hAnsi="Cambria Math" w:cstheme="minorHAnsi"/>
                  <w:i/>
                  <w:iCs/>
                  <w:lang w:val="en-GB"/>
                </w:rPr>
              </w:ins>
            </m:ctrlPr>
          </m:dPr>
          <m:e>
            <m:sSub>
              <m:sSubPr>
                <m:ctrlPr>
                  <w:ins w:id="997" w:author="Tyler Steven Coleman" w:date="2022-12-06T16:33:00Z">
                    <w:rPr>
                      <w:rFonts w:ascii="Cambria Math" w:hAnsi="Cambria Math" w:cstheme="minorHAnsi"/>
                      <w:i/>
                      <w:iCs/>
                      <w:lang w:val="en-GB"/>
                    </w:rPr>
                  </w:ins>
                </m:ctrlPr>
              </m:sSubPr>
              <m:e>
                <m:r>
                  <w:ins w:id="998" w:author="Tyler Steven Coleman" w:date="2022-12-06T16:33:00Z">
                    <w:rPr>
                      <w:rFonts w:ascii="Cambria Math" w:hAnsi="Cambria Math" w:cstheme="minorHAnsi"/>
                    </w:rPr>
                    <m:t>μ</m:t>
                  </w:ins>
                </m:r>
              </m:e>
              <m:sub>
                <m:r>
                  <w:ins w:id="999" w:author="Tyler Steven Coleman" w:date="2022-12-06T16:33:00Z">
                    <w:rPr>
                      <w:rFonts w:ascii="Cambria Math" w:hAnsi="Cambria Math" w:cstheme="minorHAnsi"/>
                      <w:lang w:val="en-GB"/>
                    </w:rPr>
                    <m:t>i</m:t>
                  </w:ins>
                </m:r>
              </m:sub>
            </m:sSub>
            <m:r>
              <w:ins w:id="1000" w:author="Tyler Steven Coleman" w:date="2022-12-06T16:33:00Z">
                <w:rPr>
                  <w:rFonts w:ascii="Cambria Math" w:hAnsi="Cambria Math" w:cstheme="minorHAnsi"/>
                  <w:lang w:val="en-GB"/>
                </w:rPr>
                <m:t>, k</m:t>
              </w:ins>
            </m:r>
          </m:e>
        </m:d>
        <m:r>
          <w:ins w:id="1001" w:author="Tyler Steven Coleman" w:date="2022-12-06T16:33:00Z">
            <w:rPr>
              <w:rFonts w:ascii="Cambria Math" w:hAnsi="Cambria Math" w:cstheme="minorHAnsi"/>
              <w:lang w:val="en-GB"/>
            </w:rPr>
            <m:t xml:space="preserve"> </m:t>
          </w:ins>
        </m:r>
      </m:oMath>
      <w:ins w:id="1002" w:author="Tyler Steven Coleman" w:date="2022-12-06T16:33:00Z">
        <w:r>
          <w:rPr>
            <w:rFonts w:eastAsiaTheme="minorEastAsia" w:cstheme="minorHAnsi"/>
            <w:i/>
            <w:iCs/>
            <w:lang w:val="en-GB"/>
          </w:rPr>
          <w:tab/>
        </w:r>
        <w:r>
          <w:rPr>
            <w:rFonts w:eastAsiaTheme="minorEastAsia" w:cstheme="minorHAnsi"/>
            <w:i/>
            <w:iCs/>
            <w:lang w:val="en-GB"/>
          </w:rPr>
          <w:tab/>
        </w:r>
        <w:r>
          <w:rPr>
            <w:rFonts w:eastAsiaTheme="minorEastAsia" w:cstheme="minorHAnsi"/>
            <w:i/>
            <w:iCs/>
            <w:lang w:val="en-GB"/>
          </w:rPr>
          <w:tab/>
        </w:r>
        <w:r w:rsidRPr="004472E2">
          <w:rPr>
            <w:rFonts w:cstheme="minorHAnsi"/>
            <w:i/>
            <w:iCs/>
            <w:lang w:val="en-GB"/>
          </w:rPr>
          <w:t xml:space="preserve">(eq. </w:t>
        </w:r>
      </w:ins>
      <w:ins w:id="1003" w:author="Tyler Steven Coleman" w:date="2022-12-06T16:34:00Z">
        <w:r>
          <w:rPr>
            <w:rFonts w:cstheme="minorHAnsi"/>
            <w:i/>
            <w:iCs/>
            <w:lang w:val="en-GB"/>
          </w:rPr>
          <w:t>9</w:t>
        </w:r>
      </w:ins>
      <w:ins w:id="1004" w:author="Tyler Steven Coleman" w:date="2022-12-06T16:33:00Z">
        <w:r w:rsidRPr="004472E2">
          <w:rPr>
            <w:rFonts w:cstheme="minorHAnsi"/>
            <w:i/>
            <w:iCs/>
            <w:lang w:val="en-GB"/>
          </w:rPr>
          <w:t>)</w:t>
        </w:r>
      </w:ins>
    </w:p>
    <w:p w14:paraId="4155CD2A" w14:textId="76C707EB" w:rsidR="00EE1ED2" w:rsidRPr="00E719BE" w:rsidRDefault="00EE1ED2" w:rsidP="00EE1ED2">
      <w:pPr>
        <w:snapToGrid w:val="0"/>
        <w:spacing w:line="480" w:lineRule="auto"/>
        <w:rPr>
          <w:ins w:id="1005" w:author="Tyler Steven Coleman" w:date="2022-12-06T16:33:00Z"/>
          <w:rFonts w:cstheme="minorHAnsi"/>
          <w:lang w:val="en-GB"/>
        </w:rPr>
      </w:pPr>
      <w:ins w:id="1006" w:author="Tyler Steven Coleman" w:date="2022-12-06T16:33:00Z">
        <w:r w:rsidRPr="004472E2">
          <w:rPr>
            <w:rFonts w:cstheme="minorHAnsi"/>
            <w:lang w:val="en-GB"/>
          </w:rPr>
          <w:t xml:space="preserve">where </w:t>
        </w:r>
      </w:ins>
      <m:oMath>
        <m:sSub>
          <m:sSubPr>
            <m:ctrlPr>
              <w:ins w:id="1007" w:author="Tyler Steven Coleman" w:date="2022-12-06T16:33:00Z">
                <w:rPr>
                  <w:rFonts w:ascii="Cambria Math" w:hAnsi="Cambria Math" w:cstheme="minorHAnsi"/>
                  <w:i/>
                  <w:iCs/>
                  <w:lang w:val="en-GB"/>
                </w:rPr>
              </w:ins>
            </m:ctrlPr>
          </m:sSubPr>
          <m:e>
            <m:r>
              <w:ins w:id="1008" w:author="Tyler Steven Coleman" w:date="2022-12-06T16:34:00Z">
                <w:rPr>
                  <w:rFonts w:ascii="Cambria Math" w:hAnsi="Cambria Math" w:cstheme="minorHAnsi"/>
                  <w:lang w:val="en-GB"/>
                </w:rPr>
                <m:t>R</m:t>
              </w:ins>
            </m:r>
            <m:r>
              <w:ins w:id="1009" w:author="Tyler Steven Coleman" w:date="2022-12-06T16:35:00Z">
                <w:rPr>
                  <w:rFonts w:ascii="Cambria Math" w:hAnsi="Cambria Math" w:cstheme="minorHAnsi"/>
                  <w:lang w:val="en-GB"/>
                </w:rPr>
                <m:t>ich</m:t>
              </w:ins>
            </m:r>
          </m:e>
          <m:sub>
            <m:r>
              <w:ins w:id="1010" w:author="Tyler Steven Coleman" w:date="2022-12-06T16:33:00Z">
                <w:rPr>
                  <w:rFonts w:ascii="Cambria Math" w:hAnsi="Cambria Math" w:cstheme="minorHAnsi"/>
                  <w:lang w:val="en-GB"/>
                </w:rPr>
                <m:t>i</m:t>
              </w:ins>
            </m:r>
          </m:sub>
        </m:sSub>
      </m:oMath>
      <w:ins w:id="1011" w:author="Tyler Steven Coleman" w:date="2022-12-06T16:33:00Z">
        <w:r w:rsidRPr="004472E2">
          <w:rPr>
            <w:rFonts w:eastAsiaTheme="minorEastAsia" w:cstheme="minorHAnsi"/>
            <w:iCs/>
            <w:lang w:val="en-GB"/>
          </w:rPr>
          <w:t xml:space="preserve"> is the negative binomially distributed </w:t>
        </w:r>
        <w:r>
          <w:rPr>
            <w:rFonts w:eastAsiaTheme="minorEastAsia" w:cstheme="minorHAnsi"/>
            <w:iCs/>
            <w:lang w:val="en-GB"/>
          </w:rPr>
          <w:t>count of</w:t>
        </w:r>
        <w:r w:rsidRPr="004472E2">
          <w:rPr>
            <w:rFonts w:eastAsiaTheme="minorEastAsia" w:cstheme="minorHAnsi"/>
            <w:iCs/>
            <w:lang w:val="en-GB"/>
          </w:rPr>
          <w:t xml:space="preserve"> </w:t>
        </w:r>
        <w:r>
          <w:rPr>
            <w:rFonts w:eastAsiaTheme="minorEastAsia" w:cstheme="minorHAnsi"/>
            <w:iCs/>
            <w:lang w:val="en-GB"/>
          </w:rPr>
          <w:t>seed</w:t>
        </w:r>
      </w:ins>
      <w:ins w:id="1012" w:author="Tyler Steven Coleman" w:date="2022-12-06T16:38:00Z">
        <w:r>
          <w:rPr>
            <w:rFonts w:eastAsiaTheme="minorEastAsia" w:cstheme="minorHAnsi"/>
            <w:iCs/>
            <w:lang w:val="en-GB"/>
          </w:rPr>
          <w:t xml:space="preserve"> species</w:t>
        </w:r>
      </w:ins>
      <w:ins w:id="1013" w:author="Tyler Steven Coleman" w:date="2022-12-06T16:33:00Z">
        <w:r>
          <w:rPr>
            <w:rFonts w:eastAsiaTheme="minorEastAsia" w:cstheme="minorHAnsi"/>
            <w:iCs/>
            <w:lang w:val="en-GB"/>
          </w:rPr>
          <w:t xml:space="preserve"> detected in block </w:t>
        </w:r>
      </w:ins>
      <m:oMath>
        <m:r>
          <w:ins w:id="1014" w:author="Tyler Steven Coleman" w:date="2022-12-06T16:33:00Z">
            <w:rPr>
              <w:rFonts w:ascii="Cambria Math" w:eastAsiaTheme="minorEastAsia" w:hAnsi="Cambria Math" w:cstheme="minorHAnsi"/>
              <w:lang w:val="en-GB"/>
            </w:rPr>
            <m:t>i</m:t>
          </w:ins>
        </m:r>
      </m:oMath>
      <w:ins w:id="1015" w:author="Tyler Steven Coleman" w:date="2022-12-06T16:40:00Z">
        <w:r w:rsidR="00A25E81">
          <w:rPr>
            <w:rFonts w:eastAsiaTheme="minorEastAsia" w:cstheme="minorHAnsi"/>
            <w:iCs/>
            <w:lang w:val="en-GB"/>
          </w:rPr>
          <w:t xml:space="preserve"> </w:t>
        </w:r>
      </w:ins>
      <w:ins w:id="1016" w:author="Tyler Steven Coleman" w:date="2022-12-06T16:33:00Z">
        <w:r w:rsidRPr="004472E2">
          <w:rPr>
            <w:rFonts w:eastAsiaTheme="minorEastAsia" w:cstheme="minorHAnsi"/>
            <w:iCs/>
            <w:lang w:val="en-GB"/>
          </w:rPr>
          <w:t xml:space="preserve">(equation </w:t>
        </w:r>
      </w:ins>
      <w:ins w:id="1017" w:author="Tyler Steven Coleman" w:date="2022-12-09T00:20:00Z">
        <w:r w:rsidR="00E54D0B">
          <w:rPr>
            <w:rFonts w:eastAsiaTheme="minorEastAsia" w:cstheme="minorHAnsi"/>
            <w:iCs/>
            <w:lang w:val="en-GB"/>
          </w:rPr>
          <w:t>9</w:t>
        </w:r>
      </w:ins>
      <w:ins w:id="1018" w:author="Tyler Steven Coleman" w:date="2022-12-06T16:33:00Z">
        <w:r w:rsidRPr="004472E2">
          <w:rPr>
            <w:rFonts w:eastAsiaTheme="minorEastAsia" w:cstheme="minorHAnsi"/>
            <w:iCs/>
            <w:lang w:val="en-GB"/>
          </w:rPr>
          <w:t xml:space="preserve">), </w:t>
        </w:r>
      </w:ins>
      <m:oMath>
        <m:sSub>
          <m:sSubPr>
            <m:ctrlPr>
              <w:ins w:id="1019" w:author="Tyler Steven Coleman" w:date="2022-12-06T16:33:00Z">
                <w:rPr>
                  <w:rFonts w:ascii="Cambria Math" w:hAnsi="Cambria Math" w:cstheme="minorHAnsi"/>
                  <w:i/>
                  <w:iCs/>
                  <w:lang w:val="en-GB"/>
                </w:rPr>
              </w:ins>
            </m:ctrlPr>
          </m:sSubPr>
          <m:e>
            <m:r>
              <w:ins w:id="1020" w:author="Tyler Steven Coleman" w:date="2022-12-06T16:33:00Z">
                <w:rPr>
                  <w:rFonts w:ascii="Cambria Math" w:hAnsi="Cambria Math" w:cstheme="minorHAnsi"/>
                </w:rPr>
                <m:t>μ</m:t>
              </w:ins>
            </m:r>
          </m:e>
          <m:sub>
            <m:r>
              <w:ins w:id="1021" w:author="Tyler Steven Coleman" w:date="2022-12-06T16:33:00Z">
                <w:rPr>
                  <w:rFonts w:ascii="Cambria Math" w:hAnsi="Cambria Math" w:cstheme="minorHAnsi"/>
                  <w:lang w:val="en-GB"/>
                </w:rPr>
                <m:t>i</m:t>
              </w:ins>
            </m:r>
          </m:sub>
        </m:sSub>
      </m:oMath>
      <w:ins w:id="1022" w:author="Tyler Steven Coleman" w:date="2022-12-06T16:33:00Z">
        <w:r w:rsidRPr="004472E2">
          <w:rPr>
            <w:rFonts w:eastAsiaTheme="minorEastAsia" w:cstheme="minorHAnsi"/>
            <w:iCs/>
            <w:lang w:val="en-GB"/>
          </w:rPr>
          <w:t xml:space="preserve"> is the expected value for that sample in </w:t>
        </w:r>
        <w:r>
          <w:rPr>
            <w:rFonts w:eastAsiaTheme="minorEastAsia" w:cstheme="minorHAnsi"/>
            <w:iCs/>
            <w:lang w:val="en-GB"/>
          </w:rPr>
          <w:t>block</w:t>
        </w:r>
        <w:r w:rsidRPr="004472E2">
          <w:rPr>
            <w:rFonts w:eastAsiaTheme="minorEastAsia" w:cstheme="minorHAnsi"/>
            <w:iCs/>
            <w:lang w:val="en-GB"/>
          </w:rPr>
          <w:t xml:space="preserve"> </w:t>
        </w:r>
      </w:ins>
      <m:oMath>
        <m:r>
          <w:ins w:id="1023" w:author="Tyler Steven Coleman" w:date="2022-12-06T16:33:00Z">
            <w:rPr>
              <w:rFonts w:ascii="Cambria Math" w:eastAsiaTheme="minorEastAsia" w:hAnsi="Cambria Math" w:cstheme="minorHAnsi"/>
              <w:lang w:val="en-GB"/>
            </w:rPr>
            <m:t>i</m:t>
          </w:ins>
        </m:r>
      </m:oMath>
      <w:ins w:id="1024" w:author="Tyler Steven Coleman" w:date="2022-12-06T16:33:00Z">
        <w:r w:rsidRPr="004472E2">
          <w:rPr>
            <w:rFonts w:eastAsiaTheme="minorEastAsia" w:cstheme="minorHAnsi"/>
            <w:iCs/>
            <w:lang w:val="en-GB"/>
          </w:rPr>
          <w:t xml:space="preserve">, and </w:t>
        </w:r>
      </w:ins>
      <m:oMath>
        <m:r>
          <w:ins w:id="1025" w:author="Tyler Steven Coleman" w:date="2022-12-06T16:33:00Z">
            <w:rPr>
              <w:rFonts w:ascii="Cambria Math" w:hAnsi="Cambria Math" w:cstheme="minorHAnsi"/>
              <w:lang w:val="en-GB"/>
            </w:rPr>
            <m:t>k</m:t>
          </w:ins>
        </m:r>
      </m:oMath>
      <w:ins w:id="1026" w:author="Tyler Steven Coleman" w:date="2022-12-06T16:33:00Z">
        <w:r w:rsidRPr="004472E2">
          <w:rPr>
            <w:rFonts w:eastAsiaTheme="minorEastAsia" w:cstheme="minorHAnsi"/>
            <w:iCs/>
            <w:lang w:val="en-GB"/>
          </w:rPr>
          <w:t xml:space="preserve"> is the scaling parameter</w:t>
        </w:r>
        <w:r>
          <w:rPr>
            <w:rFonts w:eastAsiaTheme="minorEastAsia" w:cstheme="minorHAnsi"/>
            <w:iCs/>
            <w:lang w:val="en-GB"/>
          </w:rPr>
          <w:t xml:space="preserve"> of the negative binomial distribution</w:t>
        </w:r>
        <w:r w:rsidRPr="004472E2">
          <w:rPr>
            <w:rFonts w:eastAsiaTheme="minorEastAsia" w:cstheme="minorHAnsi"/>
            <w:iCs/>
            <w:lang w:val="en-GB"/>
          </w:rPr>
          <w:t xml:space="preserve">. </w:t>
        </w:r>
        <w:r>
          <w:rPr>
            <w:rFonts w:eastAsiaTheme="minorEastAsia" w:cstheme="minorHAnsi"/>
            <w:iCs/>
            <w:lang w:val="en-GB"/>
          </w:rPr>
          <w:t xml:space="preserve">The ln </w:t>
        </w:r>
        <w:r>
          <w:rPr>
            <w:rFonts w:eastAsiaTheme="minorEastAsia" w:cstheme="minorHAnsi"/>
            <w:iCs/>
          </w:rPr>
          <w:t>transformed value of the expected seed count</w:t>
        </w:r>
        <w:r>
          <w:rPr>
            <w:rFonts w:cstheme="minorHAnsi"/>
            <w:lang w:val="en-GB"/>
          </w:rPr>
          <w:t xml:space="preserve"> (</w:t>
        </w:r>
      </w:ins>
      <m:oMath>
        <m:sSub>
          <m:sSubPr>
            <m:ctrlPr>
              <w:ins w:id="1027" w:author="Tyler Steven Coleman" w:date="2022-12-06T16:33:00Z">
                <w:rPr>
                  <w:rFonts w:ascii="Cambria Math" w:hAnsi="Cambria Math" w:cstheme="minorHAnsi"/>
                  <w:i/>
                  <w:iCs/>
                  <w:lang w:val="en-GB"/>
                </w:rPr>
              </w:ins>
            </m:ctrlPr>
          </m:sSubPr>
          <m:e>
            <m:r>
              <w:ins w:id="1028" w:author="Tyler Steven Coleman" w:date="2022-12-06T16:33:00Z">
                <w:rPr>
                  <w:rFonts w:ascii="Cambria Math" w:hAnsi="Cambria Math" w:cstheme="minorHAnsi"/>
                </w:rPr>
                <m:t>n</m:t>
              </w:ins>
            </m:r>
          </m:e>
          <m:sub>
            <m:r>
              <w:ins w:id="1029" w:author="Tyler Steven Coleman" w:date="2022-12-06T16:33:00Z">
                <w:rPr>
                  <w:rFonts w:ascii="Cambria Math" w:hAnsi="Cambria Math" w:cstheme="minorHAnsi"/>
                  <w:lang w:val="en-GB"/>
                </w:rPr>
                <m:t>i</m:t>
              </w:ins>
            </m:r>
          </m:sub>
        </m:sSub>
      </m:oMath>
      <w:ins w:id="1030" w:author="Tyler Steven Coleman" w:date="2022-12-06T16:33:00Z">
        <w:r>
          <w:rPr>
            <w:rFonts w:eastAsiaTheme="minorEastAsia" w:cstheme="minorHAnsi"/>
            <w:iCs/>
            <w:lang w:val="en-GB"/>
          </w:rPr>
          <w:t xml:space="preserve">; equation </w:t>
        </w:r>
      </w:ins>
      <w:ins w:id="1031" w:author="Tyler Steven Coleman" w:date="2022-12-09T00:20:00Z">
        <w:r w:rsidR="00E54D0B">
          <w:rPr>
            <w:rFonts w:eastAsiaTheme="minorEastAsia" w:cstheme="minorHAnsi"/>
            <w:iCs/>
            <w:lang w:val="en-GB"/>
          </w:rPr>
          <w:t>10</w:t>
        </w:r>
      </w:ins>
      <w:ins w:id="1032" w:author="Tyler Steven Coleman" w:date="2022-12-06T16:33:00Z">
        <w:r>
          <w:rPr>
            <w:rFonts w:eastAsiaTheme="minorEastAsia" w:cstheme="minorHAnsi"/>
            <w:iCs/>
            <w:lang w:val="en-GB"/>
          </w:rPr>
          <w:t xml:space="preserve">) in block </w:t>
        </w:r>
      </w:ins>
      <m:oMath>
        <m:r>
          <w:ins w:id="1033" w:author="Tyler Steven Coleman" w:date="2022-12-06T16:33:00Z">
            <w:rPr>
              <w:rFonts w:ascii="Cambria Math" w:eastAsiaTheme="minorEastAsia" w:hAnsi="Cambria Math" w:cstheme="minorHAnsi"/>
              <w:lang w:val="en-GB"/>
            </w:rPr>
            <m:t>i</m:t>
          </w:ins>
        </m:r>
      </m:oMath>
      <w:ins w:id="1034" w:author="Tyler Steven Coleman" w:date="2022-12-06T16:33:00Z">
        <w:r>
          <w:rPr>
            <w:rFonts w:eastAsiaTheme="minorEastAsia" w:cstheme="minorHAnsi"/>
            <w:iCs/>
            <w:lang w:val="en-GB"/>
          </w:rPr>
          <w:t xml:space="preserve"> is a linear function of the predictor</w:t>
        </w:r>
      </w:ins>
      <w:ins w:id="1035" w:author="Tyler Steven Coleman" w:date="2022-12-06T16:42:00Z">
        <w:r w:rsidR="00A25E81">
          <w:rPr>
            <w:rFonts w:eastAsiaTheme="minorEastAsia" w:cstheme="minorHAnsi"/>
            <w:iCs/>
            <w:lang w:val="en-GB"/>
          </w:rPr>
          <w:t xml:space="preserve"> variables</w:t>
        </w:r>
      </w:ins>
      <w:ins w:id="1036" w:author="Tyler Steven Coleman" w:date="2022-12-06T16:33:00Z">
        <w:r>
          <w:rPr>
            <w:rFonts w:eastAsiaTheme="minorEastAsia" w:cstheme="minorHAnsi"/>
            <w:iCs/>
            <w:lang w:val="en-GB"/>
          </w:rPr>
          <w:t>, i.e.,</w:t>
        </w:r>
      </w:ins>
    </w:p>
    <w:p w14:paraId="13AC9C27" w14:textId="620EB3CE" w:rsidR="00EE1ED2" w:rsidRPr="00E719BE" w:rsidRDefault="00EE1ED2" w:rsidP="00EE1ED2">
      <w:pPr>
        <w:snapToGrid w:val="0"/>
        <w:spacing w:line="480" w:lineRule="auto"/>
        <w:jc w:val="center"/>
        <w:rPr>
          <w:ins w:id="1037" w:author="Tyler Steven Coleman" w:date="2022-12-06T16:33:00Z"/>
          <w:rFonts w:cstheme="minorHAnsi"/>
          <w:i/>
          <w:iCs/>
          <w:lang w:val="en-GB"/>
        </w:rPr>
      </w:pPr>
      <m:oMath>
        <m:sSub>
          <m:sSubPr>
            <m:ctrlPr>
              <w:ins w:id="1038" w:author="Tyler Steven Coleman" w:date="2022-12-06T16:33:00Z">
                <w:rPr>
                  <w:rFonts w:ascii="Cambria Math" w:hAnsi="Cambria Math" w:cstheme="minorHAnsi"/>
                  <w:i/>
                  <w:iCs/>
                  <w:lang w:val="en-GB"/>
                </w:rPr>
              </w:ins>
            </m:ctrlPr>
          </m:sSubPr>
          <m:e>
            <m:r>
              <w:ins w:id="1039" w:author="Tyler Steven Coleman" w:date="2022-12-06T16:33:00Z">
                <w:rPr>
                  <w:rFonts w:ascii="Cambria Math" w:hAnsi="Cambria Math" w:cstheme="minorHAnsi"/>
                </w:rPr>
                <m:t>n</m:t>
              </w:ins>
            </m:r>
          </m:e>
          <m:sub>
            <m:r>
              <w:ins w:id="1040" w:author="Tyler Steven Coleman" w:date="2022-12-06T16:33:00Z">
                <w:rPr>
                  <w:rFonts w:ascii="Cambria Math" w:hAnsi="Cambria Math" w:cstheme="minorHAnsi"/>
                  <w:lang w:val="en-GB"/>
                </w:rPr>
                <m:t>i</m:t>
              </w:ins>
            </m:r>
          </m:sub>
        </m:sSub>
        <m:r>
          <w:ins w:id="1041" w:author="Tyler Steven Coleman" w:date="2022-12-06T16:33:00Z">
            <w:rPr>
              <w:rFonts w:ascii="Cambria Math" w:hAnsi="Cambria Math" w:cstheme="minorHAnsi"/>
              <w:lang w:val="en-GB"/>
            </w:rPr>
            <m:t>~</m:t>
          </w:ins>
        </m:r>
        <m:sSub>
          <m:sSubPr>
            <m:ctrlPr>
              <w:ins w:id="1042" w:author="Tyler Steven Coleman" w:date="2022-12-06T16:33:00Z">
                <w:rPr>
                  <w:rFonts w:ascii="Cambria Math" w:hAnsi="Cambria Math" w:cstheme="minorHAnsi"/>
                  <w:i/>
                  <w:iCs/>
                </w:rPr>
              </w:ins>
            </m:ctrlPr>
          </m:sSubPr>
          <m:e>
            <m:r>
              <w:ins w:id="1043" w:author="Tyler Steven Coleman" w:date="2022-12-06T16:33:00Z">
                <w:rPr>
                  <w:rFonts w:ascii="Cambria Math" w:hAnsi="Cambria Math" w:cstheme="minorHAnsi"/>
                </w:rPr>
                <m:t>β</m:t>
              </w:ins>
            </m:r>
          </m:e>
          <m:sub>
            <m:r>
              <w:ins w:id="1044" w:author="Tyler Steven Coleman" w:date="2022-12-06T16:33:00Z">
                <w:rPr>
                  <w:rFonts w:ascii="Cambria Math" w:hAnsi="Cambria Math" w:cstheme="minorHAnsi"/>
                </w:rPr>
                <m:t>0</m:t>
              </w:ins>
            </m:r>
          </m:sub>
        </m:sSub>
        <m:r>
          <w:ins w:id="1045" w:author="Tyler Steven Coleman" w:date="2022-12-06T16:33:00Z">
            <w:rPr>
              <w:rFonts w:ascii="Cambria Math" w:hAnsi="Cambria Math" w:cstheme="minorHAnsi"/>
            </w:rPr>
            <m:t>+</m:t>
          </w:ins>
        </m:r>
        <m:sSub>
          <m:sSubPr>
            <m:ctrlPr>
              <w:ins w:id="1046" w:author="Tyler Steven Coleman" w:date="2022-12-06T16:33:00Z">
                <w:rPr>
                  <w:rFonts w:ascii="Cambria Math" w:hAnsi="Cambria Math" w:cstheme="minorHAnsi"/>
                  <w:i/>
                  <w:iCs/>
                </w:rPr>
              </w:ins>
            </m:ctrlPr>
          </m:sSubPr>
          <m:e>
            <m:r>
              <w:ins w:id="1047" w:author="Tyler Steven Coleman" w:date="2022-12-06T16:33:00Z">
                <w:rPr>
                  <w:rFonts w:ascii="Cambria Math" w:hAnsi="Cambria Math" w:cstheme="minorHAnsi"/>
                </w:rPr>
                <m:t>β</m:t>
              </w:ins>
            </m:r>
          </m:e>
          <m:sub>
            <m:r>
              <w:ins w:id="1048" w:author="Tyler Steven Coleman" w:date="2022-12-06T16:33:00Z">
                <w:rPr>
                  <w:rFonts w:ascii="Cambria Math" w:hAnsi="Cambria Math" w:cstheme="minorHAnsi"/>
                </w:rPr>
                <m:t>1</m:t>
              </w:ins>
            </m:r>
          </m:sub>
        </m:sSub>
        <m:sSub>
          <m:sSubPr>
            <m:ctrlPr>
              <w:ins w:id="1049" w:author="Tyler Steven Coleman" w:date="2022-12-06T16:33:00Z">
                <w:rPr>
                  <w:rFonts w:ascii="Cambria Math" w:hAnsi="Cambria Math" w:cstheme="minorHAnsi"/>
                  <w:i/>
                  <w:iCs/>
                  <w:lang w:val="en-GB"/>
                </w:rPr>
              </w:ins>
            </m:ctrlPr>
          </m:sSubPr>
          <m:e>
            <m:r>
              <w:ins w:id="1050" w:author="Tyler Steven Coleman" w:date="2022-12-06T16:33:00Z">
                <w:rPr>
                  <w:rFonts w:ascii="Cambria Math" w:hAnsi="Cambria Math" w:cstheme="minorHAnsi"/>
                </w:rPr>
                <m:t>trea</m:t>
              </w:ins>
            </m:r>
            <m:r>
              <w:ins w:id="1051" w:author="Tyler Steven Coleman" w:date="2022-12-06T16:33:00Z">
                <w:rPr>
                  <w:rFonts w:ascii="Cambria Math" w:hAnsi="Cambria Math" w:cstheme="minorHAnsi"/>
                </w:rPr>
                <m:t>t</m:t>
              </w:ins>
            </m:r>
          </m:e>
          <m:sub>
            <m:r>
              <w:ins w:id="1052" w:author="Tyler Steven Coleman" w:date="2022-12-06T16:33:00Z">
                <w:rPr>
                  <w:rFonts w:ascii="Cambria Math" w:hAnsi="Cambria Math" w:cstheme="minorHAnsi"/>
                  <w:lang w:val="en-GB"/>
                </w:rPr>
                <m:t>i</m:t>
              </w:ins>
            </m:r>
          </m:sub>
        </m:sSub>
        <m:r>
          <w:ins w:id="1053" w:author="Tyler Steven Coleman" w:date="2022-12-06T16:33:00Z">
            <w:rPr>
              <w:rFonts w:ascii="Cambria Math" w:hAnsi="Cambria Math" w:cstheme="minorHAnsi"/>
              <w:lang w:val="en-GB"/>
            </w:rPr>
            <m:t>+</m:t>
          </w:ins>
        </m:r>
        <m:sSub>
          <m:sSubPr>
            <m:ctrlPr>
              <w:ins w:id="1054" w:author="Tyler Steven Coleman" w:date="2022-12-06T16:33:00Z">
                <w:rPr>
                  <w:rFonts w:ascii="Cambria Math" w:hAnsi="Cambria Math" w:cstheme="minorHAnsi"/>
                  <w:i/>
                  <w:iCs/>
                </w:rPr>
              </w:ins>
            </m:ctrlPr>
          </m:sSubPr>
          <m:e>
            <m:r>
              <w:ins w:id="1055" w:author="Tyler Steven Coleman" w:date="2022-12-06T16:33:00Z">
                <w:rPr>
                  <w:rFonts w:ascii="Cambria Math" w:hAnsi="Cambria Math" w:cstheme="minorHAnsi"/>
                </w:rPr>
                <m:t>β</m:t>
              </w:ins>
            </m:r>
          </m:e>
          <m:sub>
            <m:r>
              <w:ins w:id="1056" w:author="Tyler Steven Coleman" w:date="2022-12-06T16:33:00Z">
                <w:rPr>
                  <w:rFonts w:ascii="Cambria Math" w:hAnsi="Cambria Math" w:cstheme="minorHAnsi"/>
                </w:rPr>
                <m:t>2</m:t>
              </w:ins>
            </m:r>
          </m:sub>
        </m:sSub>
        <m:sSub>
          <m:sSubPr>
            <m:ctrlPr>
              <w:ins w:id="1057" w:author="Tyler Steven Coleman" w:date="2022-12-06T16:33:00Z">
                <w:rPr>
                  <w:rFonts w:ascii="Cambria Math" w:hAnsi="Cambria Math" w:cstheme="minorHAnsi"/>
                  <w:i/>
                  <w:iCs/>
                  <w:lang w:val="en-GB"/>
                </w:rPr>
              </w:ins>
            </m:ctrlPr>
          </m:sSubPr>
          <m:e>
            <m:r>
              <w:ins w:id="1058" w:author="Tyler Steven Coleman" w:date="2022-12-06T16:33:00Z">
                <w:rPr>
                  <w:rFonts w:ascii="Cambria Math" w:hAnsi="Cambria Math" w:cstheme="minorHAnsi"/>
                  <w:lang w:val="en-GB"/>
                </w:rPr>
                <m:t>per</m:t>
              </w:ins>
            </m:r>
          </m:e>
          <m:sub>
            <m:r>
              <w:ins w:id="1059" w:author="Tyler Steven Coleman" w:date="2022-12-06T16:33:00Z">
                <w:rPr>
                  <w:rFonts w:ascii="Cambria Math" w:hAnsi="Cambria Math" w:cstheme="minorHAnsi"/>
                  <w:lang w:val="en-GB"/>
                </w:rPr>
                <m:t>i</m:t>
              </w:ins>
            </m:r>
          </m:sub>
        </m:sSub>
        <m:r>
          <w:ins w:id="1060" w:author="Tyler Steven Coleman" w:date="2022-12-06T16:33:00Z">
            <w:rPr>
              <w:rFonts w:ascii="Cambria Math" w:hAnsi="Cambria Math" w:cstheme="minorHAnsi"/>
              <w:lang w:val="en-GB"/>
            </w:rPr>
            <m:t>+</m:t>
          </w:ins>
        </m:r>
        <m:sSub>
          <m:sSubPr>
            <m:ctrlPr>
              <w:ins w:id="1061" w:author="Tyler Steven Coleman" w:date="2022-12-06T16:46:00Z">
                <w:rPr>
                  <w:rFonts w:ascii="Cambria Math" w:hAnsi="Cambria Math" w:cstheme="minorHAnsi"/>
                  <w:i/>
                  <w:iCs/>
                </w:rPr>
              </w:ins>
            </m:ctrlPr>
          </m:sSubPr>
          <m:e>
            <m:r>
              <w:ins w:id="1062" w:author="Tyler Steven Coleman" w:date="2022-12-06T16:46:00Z">
                <w:rPr>
                  <w:rFonts w:ascii="Cambria Math" w:hAnsi="Cambria Math" w:cstheme="minorHAnsi"/>
                </w:rPr>
                <m:t>β</m:t>
              </w:ins>
            </m:r>
          </m:e>
          <m:sub>
            <m:r>
              <w:ins w:id="1063" w:author="Tyler Steven Coleman" w:date="2022-12-06T16:46:00Z">
                <w:rPr>
                  <w:rFonts w:ascii="Cambria Math" w:hAnsi="Cambria Math" w:cstheme="minorHAnsi"/>
                </w:rPr>
                <m:t>3</m:t>
              </w:ins>
            </m:r>
          </m:sub>
        </m:sSub>
        <m:sSub>
          <m:sSubPr>
            <m:ctrlPr>
              <w:ins w:id="1064" w:author="Tyler Steven Coleman" w:date="2022-12-06T16:47:00Z">
                <w:rPr>
                  <w:rFonts w:ascii="Cambria Math" w:hAnsi="Cambria Math" w:cstheme="minorHAnsi"/>
                  <w:i/>
                  <w:iCs/>
                  <w:lang w:val="en-GB"/>
                </w:rPr>
              </w:ins>
            </m:ctrlPr>
          </m:sSubPr>
          <m:e>
            <m:r>
              <w:ins w:id="1065" w:author="Tyler Steven Coleman" w:date="2022-12-06T16:47:00Z">
                <w:rPr>
                  <w:rFonts w:ascii="Cambria Math" w:hAnsi="Cambria Math" w:cstheme="minorHAnsi"/>
                  <w:lang w:val="en-GB"/>
                </w:rPr>
                <m:t>treat</m:t>
              </w:ins>
            </m:r>
          </m:e>
          <m:sub>
            <m:r>
              <w:ins w:id="1066" w:author="Tyler Steven Coleman" w:date="2022-12-06T16:47:00Z">
                <w:rPr>
                  <w:rFonts w:ascii="Cambria Math" w:hAnsi="Cambria Math" w:cstheme="minorHAnsi"/>
                  <w:lang w:val="en-GB"/>
                </w:rPr>
                <m:t>i</m:t>
              </w:ins>
            </m:r>
          </m:sub>
        </m:sSub>
        <m:r>
          <w:ins w:id="1067" w:author="Tyler Steven Coleman" w:date="2022-12-06T16:47:00Z">
            <w:rPr>
              <w:rFonts w:ascii="Cambria Math" w:hAnsi="Cambria Math" w:cstheme="minorHAnsi"/>
              <w:lang w:val="en-GB"/>
            </w:rPr>
            <m:t>*</m:t>
          </w:ins>
        </m:r>
        <m:sSub>
          <m:sSubPr>
            <m:ctrlPr>
              <w:ins w:id="1068" w:author="Tyler Steven Coleman" w:date="2022-12-06T16:46:00Z">
                <w:rPr>
                  <w:rFonts w:ascii="Cambria Math" w:hAnsi="Cambria Math" w:cstheme="minorHAnsi"/>
                  <w:i/>
                  <w:iCs/>
                  <w:lang w:val="en-GB"/>
                </w:rPr>
              </w:ins>
            </m:ctrlPr>
          </m:sSubPr>
          <m:e>
            <m:r>
              <w:ins w:id="1069" w:author="Tyler Steven Coleman" w:date="2022-12-06T16:46:00Z">
                <w:rPr>
                  <w:rFonts w:ascii="Cambria Math" w:hAnsi="Cambria Math" w:cstheme="minorHAnsi"/>
                  <w:lang w:val="en-GB"/>
                </w:rPr>
                <m:t>per</m:t>
              </w:ins>
            </m:r>
          </m:e>
          <m:sub>
            <m:r>
              <w:ins w:id="1070" w:author="Tyler Steven Coleman" w:date="2022-12-06T16:46:00Z">
                <w:rPr>
                  <w:rFonts w:ascii="Cambria Math" w:hAnsi="Cambria Math" w:cstheme="minorHAnsi"/>
                  <w:lang w:val="en-GB"/>
                </w:rPr>
                <m:t>i</m:t>
              </w:ins>
            </m:r>
          </m:sub>
        </m:sSub>
        <m:r>
          <w:ins w:id="1071" w:author="Tyler Steven Coleman" w:date="2022-12-06T16:46:00Z">
            <w:rPr>
              <w:rFonts w:ascii="Cambria Math" w:hAnsi="Cambria Math" w:cstheme="minorHAnsi"/>
              <w:lang w:val="en-GB"/>
            </w:rPr>
            <m:t>+</m:t>
          </w:ins>
        </m:r>
        <m:sSub>
          <m:sSubPr>
            <m:ctrlPr>
              <w:ins w:id="1072" w:author="Tyler Steven Coleman" w:date="2022-12-06T16:33:00Z">
                <w:rPr>
                  <w:rFonts w:ascii="Cambria Math" w:hAnsi="Cambria Math" w:cstheme="minorHAnsi"/>
                  <w:i/>
                  <w:iCs/>
                </w:rPr>
              </w:ins>
            </m:ctrlPr>
          </m:sSubPr>
          <m:e>
            <m:r>
              <w:ins w:id="1073" w:author="Tyler Steven Coleman" w:date="2022-12-06T16:33:00Z">
                <w:rPr>
                  <w:rFonts w:ascii="Cambria Math" w:hAnsi="Cambria Math" w:cstheme="minorHAnsi"/>
                </w:rPr>
                <m:t>b</m:t>
              </w:ins>
            </m:r>
          </m:e>
          <m:sub>
            <m:r>
              <w:ins w:id="1074" w:author="Tyler Steven Coleman" w:date="2022-12-06T16:33:00Z">
                <w:rPr>
                  <w:rFonts w:ascii="Cambria Math" w:hAnsi="Cambria Math" w:cstheme="minorHAnsi"/>
                </w:rPr>
                <m:t>i</m:t>
              </w:ins>
            </m:r>
          </m:sub>
        </m:sSub>
        <m:r>
          <w:ins w:id="1075" w:author="Tyler Steven Coleman" w:date="2022-12-06T16:33:00Z">
            <m:rPr>
              <m:scr m:val="script"/>
            </m:rPr>
            <w:rPr>
              <w:rFonts w:ascii="Cambria Math" w:hAnsi="Cambria Math" w:cstheme="minorHAnsi"/>
            </w:rPr>
            <m:t>~N</m:t>
          </w:ins>
        </m:r>
        <m:d>
          <m:dPr>
            <m:ctrlPr>
              <w:ins w:id="1076" w:author="Tyler Steven Coleman" w:date="2022-12-06T16:33:00Z">
                <w:rPr>
                  <w:rFonts w:ascii="Cambria Math" w:hAnsi="Cambria Math" w:cstheme="minorHAnsi"/>
                  <w:i/>
                  <w:iCs/>
                </w:rPr>
              </w:ins>
            </m:ctrlPr>
          </m:dPr>
          <m:e>
            <m:r>
              <w:ins w:id="1077" w:author="Tyler Steven Coleman" w:date="2022-12-06T16:33:00Z">
                <w:rPr>
                  <w:rFonts w:ascii="Cambria Math" w:hAnsi="Cambria Math" w:cstheme="minorHAnsi"/>
                </w:rPr>
                <m:t xml:space="preserve"> </m:t>
              </w:ins>
            </m:r>
            <m:sSub>
              <m:sSubPr>
                <m:ctrlPr>
                  <w:ins w:id="1078" w:author="Tyler Steven Coleman" w:date="2022-12-06T16:33:00Z">
                    <w:rPr>
                      <w:rFonts w:ascii="Cambria Math" w:hAnsi="Cambria Math" w:cstheme="minorHAnsi"/>
                      <w:i/>
                      <w:iCs/>
                    </w:rPr>
                  </w:ins>
                </m:ctrlPr>
              </m:sSubPr>
              <m:e>
                <m:r>
                  <w:ins w:id="1079" w:author="Tyler Steven Coleman" w:date="2022-12-06T16:33:00Z">
                    <w:rPr>
                      <w:rFonts w:ascii="Cambria Math" w:hAnsi="Cambria Math" w:cstheme="minorHAnsi"/>
                    </w:rPr>
                    <m:t>μ</m:t>
                  </w:ins>
                </m:r>
              </m:e>
              <m:sub>
                <m:r>
                  <w:ins w:id="1080" w:author="Tyler Steven Coleman" w:date="2022-12-06T16:33:00Z">
                    <w:rPr>
                      <w:rFonts w:ascii="Cambria Math" w:hAnsi="Cambria Math" w:cstheme="minorHAnsi"/>
                    </w:rPr>
                    <m:t>i</m:t>
                  </w:ins>
                </m:r>
              </m:sub>
            </m:sSub>
            <m:r>
              <w:ins w:id="1081" w:author="Tyler Steven Coleman" w:date="2022-12-06T16:33:00Z">
                <w:rPr>
                  <w:rFonts w:ascii="Cambria Math" w:hAnsi="Cambria Math" w:cstheme="minorHAnsi"/>
                </w:rPr>
                <m:t xml:space="preserve"> , </m:t>
              </w:ins>
            </m:r>
            <m:sSup>
              <m:sSupPr>
                <m:ctrlPr>
                  <w:ins w:id="1082" w:author="Tyler Steven Coleman" w:date="2022-12-06T16:33:00Z">
                    <w:rPr>
                      <w:rFonts w:ascii="Cambria Math" w:hAnsi="Cambria Math" w:cstheme="minorHAnsi"/>
                      <w:i/>
                      <w:iCs/>
                    </w:rPr>
                  </w:ins>
                </m:ctrlPr>
              </m:sSupPr>
              <m:e>
                <m:r>
                  <w:ins w:id="1083" w:author="Tyler Steven Coleman" w:date="2022-12-06T16:33:00Z">
                    <w:rPr>
                      <w:rFonts w:ascii="Cambria Math" w:hAnsi="Cambria Math" w:cstheme="minorHAnsi"/>
                    </w:rPr>
                    <m:t>σ</m:t>
                  </w:ins>
                </m:r>
              </m:e>
              <m:sup>
                <m:r>
                  <w:ins w:id="1084" w:author="Tyler Steven Coleman" w:date="2022-12-06T16:33:00Z">
                    <w:rPr>
                      <w:rFonts w:ascii="Cambria Math" w:hAnsi="Cambria Math" w:cstheme="minorHAnsi"/>
                    </w:rPr>
                    <m:t>2</m:t>
                  </w:ins>
                </m:r>
              </m:sup>
            </m:sSup>
          </m:e>
        </m:d>
        <m:r>
          <w:ins w:id="1085" w:author="Tyler Steven Coleman" w:date="2022-12-06T16:33:00Z">
            <w:rPr>
              <w:rFonts w:ascii="Cambria Math" w:hAnsi="Cambria Math" w:cstheme="minorHAnsi"/>
            </w:rPr>
            <m:t xml:space="preserve"> </m:t>
          </w:ins>
        </m:r>
      </m:oMath>
      <w:ins w:id="1086" w:author="Tyler Steven Coleman" w:date="2022-12-06T16:33:00Z">
        <w:r>
          <w:rPr>
            <w:rFonts w:eastAsiaTheme="minorEastAsia" w:cstheme="minorHAnsi"/>
            <w:i/>
            <w:iCs/>
          </w:rPr>
          <w:tab/>
        </w:r>
        <w:r>
          <w:rPr>
            <w:rFonts w:eastAsiaTheme="minorEastAsia" w:cstheme="minorHAnsi"/>
            <w:i/>
            <w:iCs/>
          </w:rPr>
          <w:tab/>
        </w:r>
        <w:r>
          <w:rPr>
            <w:rFonts w:eastAsiaTheme="minorEastAsia" w:cstheme="minorHAnsi"/>
            <w:i/>
            <w:iCs/>
          </w:rPr>
          <w:tab/>
        </w:r>
        <w:r w:rsidRPr="004472E2">
          <w:rPr>
            <w:rFonts w:cstheme="minorHAnsi"/>
            <w:i/>
            <w:iCs/>
            <w:lang w:val="en-GB"/>
          </w:rPr>
          <w:t xml:space="preserve">(eq. </w:t>
        </w:r>
      </w:ins>
      <w:ins w:id="1087" w:author="Tyler Steven Coleman" w:date="2022-12-06T16:48:00Z">
        <w:r w:rsidR="00A25E81">
          <w:rPr>
            <w:rFonts w:cstheme="minorHAnsi"/>
            <w:i/>
            <w:iCs/>
            <w:lang w:val="en-GB"/>
          </w:rPr>
          <w:t>10</w:t>
        </w:r>
      </w:ins>
      <w:ins w:id="1088" w:author="Tyler Steven Coleman" w:date="2022-12-06T16:33:00Z">
        <w:r w:rsidRPr="004472E2">
          <w:rPr>
            <w:rFonts w:cstheme="minorHAnsi"/>
            <w:i/>
            <w:iCs/>
            <w:lang w:val="en-GB"/>
          </w:rPr>
          <w:t>)</w:t>
        </w:r>
      </w:ins>
    </w:p>
    <w:p w14:paraId="69C1F2C0" w14:textId="5FF0875D" w:rsidR="003418AC" w:rsidRDefault="00EE1ED2" w:rsidP="00424B75">
      <w:pPr>
        <w:snapToGrid w:val="0"/>
        <w:spacing w:line="480" w:lineRule="auto"/>
        <w:rPr>
          <w:lang w:val="en-GB"/>
        </w:rPr>
        <w:pPrChange w:id="1089" w:author="Tyler Steven Coleman" w:date="2022-12-06T16:06:00Z">
          <w:pPr>
            <w:snapToGrid w:val="0"/>
            <w:spacing w:line="480" w:lineRule="auto"/>
            <w:ind w:firstLine="720"/>
          </w:pPr>
        </w:pPrChange>
      </w:pPr>
      <w:ins w:id="1090" w:author="Tyler Steven Coleman" w:date="2022-12-06T16:33:00Z">
        <w:r>
          <w:rPr>
            <w:rFonts w:cstheme="minorHAnsi"/>
            <w:lang w:val="en-GB"/>
          </w:rPr>
          <w:t xml:space="preserve">where </w:t>
        </w:r>
      </w:ins>
      <m:oMath>
        <m:sSub>
          <m:sSubPr>
            <m:ctrlPr>
              <w:ins w:id="1091" w:author="Tyler Steven Coleman" w:date="2022-12-06T16:33:00Z">
                <w:rPr>
                  <w:rFonts w:ascii="Cambria Math" w:hAnsi="Cambria Math" w:cstheme="minorHAnsi"/>
                  <w:i/>
                  <w:iCs/>
                </w:rPr>
              </w:ins>
            </m:ctrlPr>
          </m:sSubPr>
          <m:e>
            <m:r>
              <w:ins w:id="1092" w:author="Tyler Steven Coleman" w:date="2022-12-06T16:33:00Z">
                <w:rPr>
                  <w:rFonts w:ascii="Cambria Math" w:hAnsi="Cambria Math" w:cstheme="minorHAnsi"/>
                </w:rPr>
                <m:t>β</m:t>
              </w:ins>
            </m:r>
          </m:e>
          <m:sub>
            <m:r>
              <w:ins w:id="1093" w:author="Tyler Steven Coleman" w:date="2022-12-06T16:33:00Z">
                <w:rPr>
                  <w:rFonts w:ascii="Cambria Math" w:hAnsi="Cambria Math" w:cstheme="minorHAnsi"/>
                </w:rPr>
                <m:t>0</m:t>
              </w:ins>
            </m:r>
          </m:sub>
        </m:sSub>
      </m:oMath>
      <w:ins w:id="1094" w:author="Tyler Steven Coleman" w:date="2022-12-06T16:33:00Z">
        <w:r>
          <w:rPr>
            <w:rFonts w:eastAsiaTheme="minorEastAsia" w:cstheme="minorHAnsi"/>
            <w:iCs/>
          </w:rPr>
          <w:t xml:space="preserve"> is the intercept value, </w:t>
        </w:r>
      </w:ins>
      <m:oMath>
        <m:sSub>
          <m:sSubPr>
            <m:ctrlPr>
              <w:ins w:id="1095" w:author="Tyler Steven Coleman" w:date="2022-12-06T16:33:00Z">
                <w:rPr>
                  <w:rFonts w:ascii="Cambria Math" w:hAnsi="Cambria Math" w:cstheme="minorHAnsi"/>
                  <w:i/>
                  <w:iCs/>
                </w:rPr>
              </w:ins>
            </m:ctrlPr>
          </m:sSubPr>
          <m:e>
            <m:r>
              <w:ins w:id="1096" w:author="Tyler Steven Coleman" w:date="2022-12-06T16:33:00Z">
                <w:rPr>
                  <w:rFonts w:ascii="Cambria Math" w:hAnsi="Cambria Math" w:cstheme="minorHAnsi"/>
                </w:rPr>
                <m:t>β</m:t>
              </w:ins>
            </m:r>
          </m:e>
          <m:sub>
            <m:r>
              <w:ins w:id="1097" w:author="Tyler Steven Coleman" w:date="2022-12-06T16:33:00Z">
                <w:rPr>
                  <w:rFonts w:ascii="Cambria Math" w:hAnsi="Cambria Math" w:cstheme="minorHAnsi"/>
                </w:rPr>
                <m:t>1, 2</m:t>
              </w:ins>
            </m:r>
            <m:r>
              <w:ins w:id="1098" w:author="Tyler Steven Coleman" w:date="2022-12-06T16:48:00Z">
                <w:rPr>
                  <w:rFonts w:ascii="Cambria Math" w:hAnsi="Cambria Math" w:cstheme="minorHAnsi"/>
                </w:rPr>
                <m:t>, 3</m:t>
              </w:ins>
            </m:r>
          </m:sub>
        </m:sSub>
      </m:oMath>
      <w:ins w:id="1099" w:author="Tyler Steven Coleman" w:date="2022-12-06T16:33:00Z">
        <w:r>
          <w:rPr>
            <w:rFonts w:eastAsiaTheme="minorEastAsia" w:cstheme="minorHAnsi"/>
            <w:iCs/>
          </w:rPr>
          <w:t xml:space="preserve"> are the parameter estimates of the fixed effects, </w:t>
        </w:r>
      </w:ins>
      <m:oMath>
        <m:sSub>
          <m:sSubPr>
            <m:ctrlPr>
              <w:ins w:id="1100" w:author="Tyler Steven Coleman" w:date="2022-12-06T16:33:00Z">
                <w:rPr>
                  <w:rFonts w:ascii="Cambria Math" w:hAnsi="Cambria Math" w:cstheme="minorHAnsi"/>
                  <w:i/>
                  <w:iCs/>
                  <w:lang w:val="en-GB"/>
                </w:rPr>
              </w:ins>
            </m:ctrlPr>
          </m:sSubPr>
          <m:e>
            <m:r>
              <w:ins w:id="1101" w:author="Tyler Steven Coleman" w:date="2022-12-06T16:33:00Z">
                <w:rPr>
                  <w:rFonts w:ascii="Cambria Math" w:hAnsi="Cambria Math" w:cstheme="minorHAnsi"/>
                </w:rPr>
                <m:t>treat</m:t>
              </w:ins>
            </m:r>
          </m:e>
          <m:sub>
            <m:r>
              <w:ins w:id="1102" w:author="Tyler Steven Coleman" w:date="2022-12-06T16:33:00Z">
                <w:rPr>
                  <w:rFonts w:ascii="Cambria Math" w:hAnsi="Cambria Math" w:cstheme="minorHAnsi"/>
                  <w:lang w:val="en-GB"/>
                </w:rPr>
                <m:t>i</m:t>
              </w:ins>
            </m:r>
          </m:sub>
        </m:sSub>
      </m:oMath>
      <w:ins w:id="1103" w:author="Tyler Steven Coleman" w:date="2022-12-06T16:33:00Z">
        <w:r>
          <w:rPr>
            <w:rFonts w:eastAsiaTheme="minorEastAsia" w:cstheme="minorHAnsi"/>
            <w:iCs/>
            <w:lang w:val="en-GB"/>
          </w:rPr>
          <w:t xml:space="preserve"> is the </w:t>
        </w:r>
      </w:ins>
      <w:ins w:id="1104" w:author="Tyler Steven Coleman" w:date="2022-12-06T16:53:00Z">
        <w:r w:rsidR="007C291B">
          <w:rPr>
            <w:rFonts w:eastAsiaTheme="minorEastAsia" w:cstheme="minorHAnsi"/>
            <w:iCs/>
            <w:lang w:val="en-GB"/>
          </w:rPr>
          <w:t xml:space="preserve">fixed </w:t>
        </w:r>
      </w:ins>
      <w:ins w:id="1105" w:author="Tyler Steven Coleman" w:date="2022-12-06T16:33:00Z">
        <w:r>
          <w:rPr>
            <w:rFonts w:eastAsiaTheme="minorEastAsia" w:cstheme="minorHAnsi"/>
            <w:iCs/>
            <w:lang w:val="en-GB"/>
          </w:rPr>
          <w:t xml:space="preserve">treatment </w:t>
        </w:r>
      </w:ins>
      <w:ins w:id="1106" w:author="Tyler Steven Coleman" w:date="2022-12-06T16:53:00Z">
        <w:r w:rsidR="007C291B">
          <w:rPr>
            <w:rFonts w:eastAsiaTheme="minorEastAsia" w:cstheme="minorHAnsi"/>
            <w:iCs/>
            <w:lang w:val="en-GB"/>
          </w:rPr>
          <w:t xml:space="preserve">variable </w:t>
        </w:r>
      </w:ins>
      <w:ins w:id="1107" w:author="Tyler Steven Coleman" w:date="2022-12-06T16:33:00Z">
        <w:r>
          <w:rPr>
            <w:rFonts w:eastAsiaTheme="minorEastAsia" w:cstheme="minorHAnsi"/>
            <w:iCs/>
            <w:lang w:val="en-GB"/>
          </w:rPr>
          <w:t xml:space="preserve">in block </w:t>
        </w:r>
      </w:ins>
      <m:oMath>
        <m:r>
          <w:ins w:id="1108" w:author="Tyler Steven Coleman" w:date="2022-12-06T16:33:00Z">
            <w:rPr>
              <w:rFonts w:ascii="Cambria Math" w:eastAsiaTheme="minorEastAsia" w:hAnsi="Cambria Math" w:cstheme="minorHAnsi"/>
              <w:lang w:val="en-GB"/>
            </w:rPr>
            <m:t>i</m:t>
          </w:ins>
        </m:r>
      </m:oMath>
      <w:ins w:id="1109" w:author="Tyler Steven Coleman" w:date="2022-12-06T16:33:00Z">
        <w:r>
          <w:rPr>
            <w:rFonts w:eastAsiaTheme="minorEastAsia" w:cstheme="minorHAnsi"/>
            <w:iCs/>
            <w:lang w:val="en-GB"/>
          </w:rPr>
          <w:t xml:space="preserve">, </w:t>
        </w:r>
      </w:ins>
      <m:oMath>
        <m:sSub>
          <m:sSubPr>
            <m:ctrlPr>
              <w:ins w:id="1110" w:author="Tyler Steven Coleman" w:date="2022-12-06T16:33:00Z">
                <w:rPr>
                  <w:rFonts w:ascii="Cambria Math" w:hAnsi="Cambria Math" w:cstheme="minorHAnsi"/>
                  <w:i/>
                  <w:iCs/>
                  <w:lang w:val="en-GB"/>
                </w:rPr>
              </w:ins>
            </m:ctrlPr>
          </m:sSubPr>
          <m:e>
            <m:r>
              <w:ins w:id="1111" w:author="Tyler Steven Coleman" w:date="2022-12-06T16:33:00Z">
                <w:rPr>
                  <w:rFonts w:ascii="Cambria Math" w:hAnsi="Cambria Math" w:cstheme="minorHAnsi"/>
                  <w:lang w:val="en-GB"/>
                </w:rPr>
                <m:t>per</m:t>
              </w:ins>
            </m:r>
          </m:e>
          <m:sub>
            <m:r>
              <w:ins w:id="1112" w:author="Tyler Steven Coleman" w:date="2022-12-06T16:33:00Z">
                <w:rPr>
                  <w:rFonts w:ascii="Cambria Math" w:hAnsi="Cambria Math" w:cstheme="minorHAnsi"/>
                  <w:lang w:val="en-GB"/>
                </w:rPr>
                <m:t>i</m:t>
              </w:ins>
            </m:r>
          </m:sub>
        </m:sSub>
      </m:oMath>
      <w:ins w:id="1113" w:author="Tyler Steven Coleman" w:date="2022-12-06T16:33:00Z">
        <w:r>
          <w:rPr>
            <w:rFonts w:eastAsiaTheme="minorEastAsia" w:cstheme="minorHAnsi"/>
            <w:iCs/>
            <w:lang w:val="en-GB"/>
          </w:rPr>
          <w:t xml:space="preserve"> is the </w:t>
        </w:r>
      </w:ins>
      <w:ins w:id="1114" w:author="Tyler Steven Coleman" w:date="2022-12-06T16:53:00Z">
        <w:r w:rsidR="007C291B">
          <w:rPr>
            <w:rFonts w:eastAsiaTheme="minorEastAsia" w:cstheme="minorHAnsi"/>
            <w:iCs/>
            <w:lang w:val="en-GB"/>
          </w:rPr>
          <w:t xml:space="preserve">fixed </w:t>
        </w:r>
      </w:ins>
      <w:ins w:id="1115" w:author="Tyler Steven Coleman" w:date="2022-12-06T16:33:00Z">
        <w:r>
          <w:rPr>
            <w:rFonts w:eastAsiaTheme="minorEastAsia" w:cstheme="minorHAnsi"/>
            <w:iCs/>
            <w:lang w:val="en-GB"/>
          </w:rPr>
          <w:t xml:space="preserve">sampling period </w:t>
        </w:r>
      </w:ins>
      <w:ins w:id="1116" w:author="Tyler Steven Coleman" w:date="2022-12-06T16:53:00Z">
        <w:r w:rsidR="007C291B">
          <w:rPr>
            <w:rFonts w:eastAsiaTheme="minorEastAsia" w:cstheme="minorHAnsi"/>
            <w:iCs/>
            <w:lang w:val="en-GB"/>
          </w:rPr>
          <w:t xml:space="preserve">variable </w:t>
        </w:r>
      </w:ins>
      <w:ins w:id="1117" w:author="Tyler Steven Coleman" w:date="2022-12-06T16:33:00Z">
        <w:r>
          <w:rPr>
            <w:rFonts w:eastAsiaTheme="minorEastAsia" w:cstheme="minorHAnsi"/>
            <w:iCs/>
            <w:lang w:val="en-GB"/>
          </w:rPr>
          <w:t xml:space="preserve">in block </w:t>
        </w:r>
      </w:ins>
      <m:oMath>
        <m:r>
          <w:ins w:id="1118" w:author="Tyler Steven Coleman" w:date="2022-12-06T16:33:00Z">
            <w:rPr>
              <w:rFonts w:ascii="Cambria Math" w:eastAsiaTheme="minorEastAsia" w:hAnsi="Cambria Math" w:cstheme="minorHAnsi"/>
              <w:lang w:val="en-GB"/>
            </w:rPr>
            <m:t>i</m:t>
          </w:ins>
        </m:r>
      </m:oMath>
      <w:ins w:id="1119" w:author="Tyler Steven Coleman" w:date="2022-12-06T16:33:00Z">
        <w:r>
          <w:rPr>
            <w:rFonts w:eastAsiaTheme="minorEastAsia" w:cstheme="minorHAnsi"/>
            <w:iCs/>
            <w:lang w:val="en-GB"/>
          </w:rPr>
          <w:t>,</w:t>
        </w:r>
      </w:ins>
      <w:ins w:id="1120" w:author="Tyler Steven Coleman" w:date="2022-12-06T16:50:00Z">
        <w:r w:rsidR="007C291B">
          <w:rPr>
            <w:rFonts w:eastAsiaTheme="minorEastAsia" w:cstheme="minorHAnsi"/>
            <w:iCs/>
            <w:lang w:val="en-GB"/>
          </w:rPr>
          <w:t xml:space="preserve"> </w:t>
        </w:r>
      </w:ins>
      <m:oMath>
        <m:sSub>
          <m:sSubPr>
            <m:ctrlPr>
              <w:ins w:id="1121" w:author="Tyler Steven Coleman" w:date="2022-12-06T16:51:00Z">
                <w:rPr>
                  <w:rFonts w:ascii="Cambria Math" w:hAnsi="Cambria Math" w:cstheme="minorHAnsi"/>
                  <w:i/>
                  <w:iCs/>
                  <w:lang w:val="en-GB"/>
                </w:rPr>
              </w:ins>
            </m:ctrlPr>
          </m:sSubPr>
          <m:e>
            <m:r>
              <w:ins w:id="1122" w:author="Tyler Steven Coleman" w:date="2022-12-06T16:51:00Z">
                <w:rPr>
                  <w:rFonts w:ascii="Cambria Math" w:hAnsi="Cambria Math" w:cstheme="minorHAnsi"/>
                  <w:lang w:val="en-GB"/>
                </w:rPr>
                <m:t>treat</m:t>
              </w:ins>
            </m:r>
          </m:e>
          <m:sub>
            <m:r>
              <w:ins w:id="1123" w:author="Tyler Steven Coleman" w:date="2022-12-06T16:51:00Z">
                <w:rPr>
                  <w:rFonts w:ascii="Cambria Math" w:hAnsi="Cambria Math" w:cstheme="minorHAnsi"/>
                  <w:lang w:val="en-GB"/>
                </w:rPr>
                <m:t>i</m:t>
              </w:ins>
            </m:r>
          </m:sub>
        </m:sSub>
      </m:oMath>
      <w:ins w:id="1124" w:author="Tyler Steven Coleman" w:date="2022-12-06T16:51:00Z">
        <w:r w:rsidR="007C291B">
          <w:rPr>
            <w:rFonts w:eastAsiaTheme="minorEastAsia" w:cstheme="minorHAnsi"/>
            <w:iCs/>
            <w:lang w:val="en-GB"/>
          </w:rPr>
          <w:t>*</w:t>
        </w:r>
      </w:ins>
      <m:oMath>
        <m:sSub>
          <m:sSubPr>
            <m:ctrlPr>
              <w:ins w:id="1125" w:author="Tyler Steven Coleman" w:date="2022-12-06T16:50:00Z">
                <w:rPr>
                  <w:rFonts w:ascii="Cambria Math" w:hAnsi="Cambria Math" w:cstheme="minorHAnsi"/>
                  <w:i/>
                  <w:iCs/>
                  <w:lang w:val="en-GB"/>
                </w:rPr>
              </w:ins>
            </m:ctrlPr>
          </m:sSubPr>
          <m:e>
            <m:r>
              <w:ins w:id="1126" w:author="Tyler Steven Coleman" w:date="2022-12-06T16:50:00Z">
                <w:rPr>
                  <w:rFonts w:ascii="Cambria Math" w:hAnsi="Cambria Math" w:cstheme="minorHAnsi"/>
                  <w:lang w:val="en-GB"/>
                </w:rPr>
                <m:t>per</m:t>
              </w:ins>
            </m:r>
          </m:e>
          <m:sub>
            <m:r>
              <w:ins w:id="1127" w:author="Tyler Steven Coleman" w:date="2022-12-06T16:50:00Z">
                <w:rPr>
                  <w:rFonts w:ascii="Cambria Math" w:hAnsi="Cambria Math" w:cstheme="minorHAnsi"/>
                  <w:lang w:val="en-GB"/>
                </w:rPr>
                <m:t>i</m:t>
              </w:ins>
            </m:r>
          </m:sub>
        </m:sSub>
      </m:oMath>
      <w:ins w:id="1128" w:author="Tyler Steven Coleman" w:date="2022-12-06T16:50:00Z">
        <w:r w:rsidR="007C291B">
          <w:rPr>
            <w:rFonts w:eastAsiaTheme="minorEastAsia" w:cstheme="minorHAnsi"/>
            <w:iCs/>
            <w:lang w:val="en-GB"/>
          </w:rPr>
          <w:t xml:space="preserve"> is the </w:t>
        </w:r>
      </w:ins>
      <w:ins w:id="1129" w:author="Tyler Steven Coleman" w:date="2022-12-06T16:51:00Z">
        <w:r w:rsidR="007C291B">
          <w:rPr>
            <w:rFonts w:eastAsiaTheme="minorEastAsia" w:cstheme="minorHAnsi"/>
            <w:iCs/>
            <w:lang w:val="en-GB"/>
          </w:rPr>
          <w:t>feeder</w:t>
        </w:r>
      </w:ins>
      <w:ins w:id="1130" w:author="Tyler Steven Coleman" w:date="2022-12-06T16:52:00Z">
        <w:r w:rsidR="007C291B">
          <w:rPr>
            <w:rFonts w:eastAsiaTheme="minorEastAsia" w:cstheme="minorHAnsi"/>
            <w:iCs/>
            <w:lang w:val="en-GB"/>
          </w:rPr>
          <w:t xml:space="preserve"> resource level treatment and</w:t>
        </w:r>
      </w:ins>
      <w:ins w:id="1131" w:author="Tyler Steven Coleman" w:date="2022-12-06T16:51:00Z">
        <w:r w:rsidR="007C291B">
          <w:rPr>
            <w:rFonts w:eastAsiaTheme="minorEastAsia" w:cstheme="minorHAnsi"/>
            <w:iCs/>
            <w:lang w:val="en-GB"/>
          </w:rPr>
          <w:t xml:space="preserve"> </w:t>
        </w:r>
      </w:ins>
      <w:ins w:id="1132" w:author="Tyler Steven Coleman" w:date="2022-12-06T16:50:00Z">
        <w:r w:rsidR="007C291B">
          <w:rPr>
            <w:rFonts w:eastAsiaTheme="minorEastAsia" w:cstheme="minorHAnsi"/>
            <w:iCs/>
            <w:lang w:val="en-GB"/>
          </w:rPr>
          <w:t xml:space="preserve">sampling period </w:t>
        </w:r>
      </w:ins>
      <w:ins w:id="1133" w:author="Tyler Steven Coleman" w:date="2022-12-06T16:52:00Z">
        <w:r w:rsidR="007C291B">
          <w:rPr>
            <w:rFonts w:eastAsiaTheme="minorEastAsia" w:cstheme="minorHAnsi"/>
            <w:iCs/>
            <w:lang w:val="en-GB"/>
          </w:rPr>
          <w:t xml:space="preserve">interaction variable </w:t>
        </w:r>
      </w:ins>
      <w:ins w:id="1134" w:author="Tyler Steven Coleman" w:date="2022-12-06T16:50:00Z">
        <w:r w:rsidR="007C291B">
          <w:rPr>
            <w:rFonts w:eastAsiaTheme="minorEastAsia" w:cstheme="minorHAnsi"/>
            <w:iCs/>
            <w:lang w:val="en-GB"/>
          </w:rPr>
          <w:t xml:space="preserve">in block </w:t>
        </w:r>
      </w:ins>
      <m:oMath>
        <m:r>
          <w:ins w:id="1135" w:author="Tyler Steven Coleman" w:date="2022-12-06T16:50:00Z">
            <w:rPr>
              <w:rFonts w:ascii="Cambria Math" w:eastAsiaTheme="minorEastAsia" w:hAnsi="Cambria Math" w:cstheme="minorHAnsi"/>
              <w:lang w:val="en-GB"/>
            </w:rPr>
            <m:t>i</m:t>
          </w:ins>
        </m:r>
      </m:oMath>
      <w:ins w:id="1136" w:author="Tyler Steven Coleman" w:date="2022-12-06T16:50:00Z">
        <w:r w:rsidR="007C291B">
          <w:rPr>
            <w:rFonts w:eastAsiaTheme="minorEastAsia" w:cstheme="minorHAnsi"/>
            <w:iCs/>
            <w:lang w:val="en-GB"/>
          </w:rPr>
          <w:t>,</w:t>
        </w:r>
      </w:ins>
      <w:ins w:id="1137" w:author="Tyler Steven Coleman" w:date="2022-12-06T16:53:00Z">
        <w:r w:rsidR="007C291B">
          <w:rPr>
            <w:rFonts w:eastAsiaTheme="minorEastAsia" w:cstheme="minorHAnsi"/>
            <w:iCs/>
            <w:lang w:val="en-GB"/>
          </w:rPr>
          <w:t xml:space="preserve"> </w:t>
        </w:r>
      </w:ins>
      <w:ins w:id="1138" w:author="Tyler Steven Coleman" w:date="2022-12-06T16:33:00Z">
        <w:r>
          <w:rPr>
            <w:rFonts w:eastAsiaTheme="minorEastAsia" w:cstheme="minorHAnsi"/>
            <w:iCs/>
            <w:lang w:val="en-GB"/>
          </w:rPr>
          <w:t xml:space="preserve">and </w:t>
        </w:r>
      </w:ins>
      <m:oMath>
        <m:sSub>
          <m:sSubPr>
            <m:ctrlPr>
              <w:ins w:id="1139" w:author="Tyler Steven Coleman" w:date="2022-12-06T16:33:00Z">
                <w:rPr>
                  <w:rFonts w:ascii="Cambria Math" w:hAnsi="Cambria Math" w:cstheme="minorHAnsi"/>
                  <w:i/>
                  <w:iCs/>
                </w:rPr>
              </w:ins>
            </m:ctrlPr>
          </m:sSubPr>
          <m:e>
            <m:r>
              <w:ins w:id="1140" w:author="Tyler Steven Coleman" w:date="2022-12-06T16:33:00Z">
                <w:rPr>
                  <w:rFonts w:ascii="Cambria Math" w:hAnsi="Cambria Math" w:cstheme="minorHAnsi"/>
                </w:rPr>
                <m:t>b</m:t>
              </w:ins>
            </m:r>
          </m:e>
          <m:sub>
            <m:r>
              <w:ins w:id="1141" w:author="Tyler Steven Coleman" w:date="2022-12-06T16:33:00Z">
                <w:rPr>
                  <w:rFonts w:ascii="Cambria Math" w:hAnsi="Cambria Math" w:cstheme="minorHAnsi"/>
                </w:rPr>
                <m:t>i</m:t>
              </w:ins>
            </m:r>
          </m:sub>
        </m:sSub>
        <m:r>
          <w:ins w:id="1142" w:author="Tyler Steven Coleman" w:date="2022-12-06T16:33:00Z">
            <m:rPr>
              <m:scr m:val="script"/>
            </m:rPr>
            <w:rPr>
              <w:rFonts w:ascii="Cambria Math" w:hAnsi="Cambria Math" w:cstheme="minorHAnsi"/>
            </w:rPr>
            <m:t>~N</m:t>
          </w:ins>
        </m:r>
        <m:d>
          <m:dPr>
            <m:ctrlPr>
              <w:ins w:id="1143" w:author="Tyler Steven Coleman" w:date="2022-12-06T16:33:00Z">
                <w:rPr>
                  <w:rFonts w:ascii="Cambria Math" w:hAnsi="Cambria Math" w:cstheme="minorHAnsi"/>
                  <w:i/>
                  <w:iCs/>
                </w:rPr>
              </w:ins>
            </m:ctrlPr>
          </m:dPr>
          <m:e>
            <m:sSub>
              <m:sSubPr>
                <m:ctrlPr>
                  <w:ins w:id="1144" w:author="Tyler Steven Coleman" w:date="2022-12-06T16:33:00Z">
                    <w:rPr>
                      <w:rFonts w:ascii="Cambria Math" w:hAnsi="Cambria Math" w:cstheme="minorHAnsi"/>
                      <w:i/>
                      <w:iCs/>
                    </w:rPr>
                  </w:ins>
                </m:ctrlPr>
              </m:sSubPr>
              <m:e>
                <m:r>
                  <w:ins w:id="1145" w:author="Tyler Steven Coleman" w:date="2022-12-06T16:33:00Z">
                    <w:rPr>
                      <w:rFonts w:ascii="Cambria Math" w:hAnsi="Cambria Math" w:cstheme="minorHAnsi"/>
                    </w:rPr>
                    <m:t>μ</m:t>
                  </w:ins>
                </m:r>
              </m:e>
              <m:sub>
                <m:r>
                  <w:ins w:id="1146" w:author="Tyler Steven Coleman" w:date="2022-12-06T16:33:00Z">
                    <w:rPr>
                      <w:rFonts w:ascii="Cambria Math" w:hAnsi="Cambria Math" w:cstheme="minorHAnsi"/>
                    </w:rPr>
                    <m:t>i</m:t>
                  </w:ins>
                </m:r>
              </m:sub>
            </m:sSub>
            <m:r>
              <w:ins w:id="1147" w:author="Tyler Steven Coleman" w:date="2022-12-06T16:33:00Z">
                <w:rPr>
                  <w:rFonts w:ascii="Cambria Math" w:hAnsi="Cambria Math" w:cstheme="minorHAnsi"/>
                </w:rPr>
                <m:t xml:space="preserve"> , </m:t>
              </w:ins>
            </m:r>
            <m:sSup>
              <m:sSupPr>
                <m:ctrlPr>
                  <w:ins w:id="1148" w:author="Tyler Steven Coleman" w:date="2022-12-06T16:33:00Z">
                    <w:rPr>
                      <w:rFonts w:ascii="Cambria Math" w:hAnsi="Cambria Math" w:cstheme="minorHAnsi"/>
                      <w:i/>
                      <w:iCs/>
                    </w:rPr>
                  </w:ins>
                </m:ctrlPr>
              </m:sSupPr>
              <m:e>
                <m:r>
                  <w:ins w:id="1149" w:author="Tyler Steven Coleman" w:date="2022-12-06T16:33:00Z">
                    <w:rPr>
                      <w:rFonts w:ascii="Cambria Math" w:hAnsi="Cambria Math" w:cstheme="minorHAnsi"/>
                    </w:rPr>
                    <m:t>σ</m:t>
                  </w:ins>
                </m:r>
              </m:e>
              <m:sup>
                <m:r>
                  <w:ins w:id="1150" w:author="Tyler Steven Coleman" w:date="2022-12-06T16:33:00Z">
                    <w:rPr>
                      <w:rFonts w:ascii="Cambria Math" w:hAnsi="Cambria Math" w:cstheme="minorHAnsi"/>
                    </w:rPr>
                    <m:t>2</m:t>
                  </w:ins>
                </m:r>
              </m:sup>
            </m:sSup>
          </m:e>
        </m:d>
      </m:oMath>
      <w:ins w:id="1151" w:author="Tyler Steven Coleman" w:date="2022-12-06T16:33:00Z">
        <w:r>
          <w:rPr>
            <w:rFonts w:eastAsiaTheme="minorEastAsia" w:cstheme="minorHAnsi"/>
            <w:iCs/>
          </w:rPr>
          <w:t xml:space="preserve"> is a random-effects intercept for each block </w:t>
        </w:r>
      </w:ins>
      <m:oMath>
        <m:r>
          <w:ins w:id="1152" w:author="Tyler Steven Coleman" w:date="2022-12-06T16:33:00Z">
            <w:rPr>
              <w:rFonts w:ascii="Cambria Math" w:eastAsiaTheme="minorEastAsia" w:hAnsi="Cambria Math" w:cstheme="minorHAnsi"/>
              <w:lang w:val="en-GB"/>
            </w:rPr>
            <m:t>i</m:t>
          </w:ins>
        </m:r>
      </m:oMath>
      <w:ins w:id="1153" w:author="Tyler Steven Coleman" w:date="2022-12-06T16:33:00Z">
        <w:r>
          <w:rPr>
            <w:rFonts w:eastAsiaTheme="minorEastAsia" w:cstheme="minorHAnsi"/>
            <w:iCs/>
            <w:lang w:val="en-GB"/>
          </w:rPr>
          <w:t xml:space="preserve"> that accounts for </w:t>
        </w:r>
      </w:ins>
      <w:ins w:id="1154" w:author="Tyler Steven Coleman" w:date="2022-12-06T16:58:00Z">
        <w:r w:rsidR="007C291B">
          <w:rPr>
            <w:rFonts w:eastAsiaTheme="minorEastAsia" w:cstheme="minorHAnsi"/>
            <w:iCs/>
            <w:lang w:val="en-GB"/>
          </w:rPr>
          <w:t xml:space="preserve">experimental </w:t>
        </w:r>
      </w:ins>
      <w:ins w:id="1155" w:author="Tyler Steven Coleman" w:date="2022-12-06T16:33:00Z">
        <w:r>
          <w:rPr>
            <w:rFonts w:eastAsiaTheme="minorEastAsia" w:cstheme="minorHAnsi"/>
            <w:iCs/>
            <w:lang w:val="en-GB"/>
          </w:rPr>
          <w:t xml:space="preserve">block-specific variation in </w:t>
        </w:r>
      </w:ins>
      <w:ins w:id="1156" w:author="Tyler Steven Coleman" w:date="2022-12-06T16:54:00Z">
        <w:r w:rsidR="007C291B">
          <w:rPr>
            <w:rFonts w:eastAsiaTheme="minorEastAsia" w:cstheme="minorHAnsi"/>
            <w:iCs/>
            <w:lang w:val="en-GB"/>
          </w:rPr>
          <w:t>seed</w:t>
        </w:r>
      </w:ins>
      <w:ins w:id="1157" w:author="Tyler Steven Coleman" w:date="2022-12-08T10:17:00Z">
        <w:r w:rsidR="00276BBD">
          <w:rPr>
            <w:rFonts w:eastAsiaTheme="minorEastAsia" w:cstheme="minorHAnsi"/>
            <w:iCs/>
            <w:lang w:val="en-GB"/>
          </w:rPr>
          <w:t xml:space="preserve"> species</w:t>
        </w:r>
      </w:ins>
      <w:ins w:id="1158" w:author="Tyler Steven Coleman" w:date="2022-12-06T16:54:00Z">
        <w:r w:rsidR="007C291B">
          <w:rPr>
            <w:rFonts w:eastAsiaTheme="minorEastAsia" w:cstheme="minorHAnsi"/>
            <w:iCs/>
            <w:lang w:val="en-GB"/>
          </w:rPr>
          <w:t xml:space="preserve"> richness</w:t>
        </w:r>
      </w:ins>
      <w:ins w:id="1159" w:author="Tyler Steven Coleman" w:date="2022-12-06T16:33:00Z">
        <w:r>
          <w:rPr>
            <w:rFonts w:eastAsiaTheme="minorEastAsia" w:cstheme="minorHAnsi"/>
            <w:iCs/>
            <w:lang w:val="en-GB"/>
          </w:rPr>
          <w:t xml:space="preserve"> (sacrificial pseudoreplication).</w:t>
        </w:r>
      </w:ins>
      <w:ins w:id="1160" w:author="Tyler Steven Coleman" w:date="2022-12-06T16:57:00Z">
        <w:r w:rsidR="007C291B">
          <w:rPr>
            <w:rFonts w:eastAsiaTheme="minorEastAsia" w:cstheme="minorHAnsi"/>
            <w:iCs/>
            <w:lang w:val="en-GB"/>
          </w:rPr>
          <w:t xml:space="preserve"> </w:t>
        </w:r>
      </w:ins>
      <w:del w:id="1161" w:author="Tyler Steven Coleman" w:date="2022-12-06T16:57:00Z">
        <w:r w:rsidR="003605A2" w:rsidRPr="7AF1EB56" w:rsidDel="007C291B">
          <w:rPr>
            <w:lang w:val="en-GB"/>
          </w:rPr>
          <w:delText xml:space="preserve">had </w:delText>
        </w:r>
        <w:commentRangeStart w:id="1162"/>
        <w:r w:rsidR="00194654" w:rsidRPr="7AF1EB56" w:rsidDel="007C291B">
          <w:rPr>
            <w:lang w:val="en-GB"/>
          </w:rPr>
          <w:delText>two interacting fixed effects</w:delText>
        </w:r>
        <w:commentRangeEnd w:id="1162"/>
        <w:r w:rsidR="004D6E62" w:rsidDel="007C291B">
          <w:rPr>
            <w:rStyle w:val="CommentReference"/>
          </w:rPr>
          <w:commentReference w:id="1162"/>
        </w:r>
        <w:r w:rsidR="00194654" w:rsidRPr="7AF1EB56" w:rsidDel="007C291B">
          <w:rPr>
            <w:lang w:val="en-GB"/>
          </w:rPr>
          <w:delText>: feeder resource level treatment</w:delText>
        </w:r>
        <w:r w:rsidR="003605A2" w:rsidRPr="7AF1EB56" w:rsidDel="007C291B">
          <w:rPr>
            <w:lang w:val="en-GB"/>
          </w:rPr>
          <w:delText xml:space="preserve"> </w:delText>
        </w:r>
        <w:r w:rsidR="00194654" w:rsidRPr="7AF1EB56" w:rsidDel="007C291B">
          <w:rPr>
            <w:lang w:val="en-GB"/>
          </w:rPr>
          <w:delText xml:space="preserve">as a factor </w:delText>
        </w:r>
        <w:r w:rsidR="003605A2" w:rsidRPr="7AF1EB56" w:rsidDel="007C291B">
          <w:rPr>
            <w:lang w:val="en-GB"/>
          </w:rPr>
          <w:delText>(</w:delText>
        </w:r>
        <w:r w:rsidR="00194654" w:rsidRPr="7AF1EB56" w:rsidDel="007C291B">
          <w:rPr>
            <w:lang w:val="en-GB"/>
          </w:rPr>
          <w:delText xml:space="preserve">control = </w:delText>
        </w:r>
        <w:r w:rsidR="003605A2" w:rsidRPr="7AF1EB56" w:rsidDel="007C291B">
          <w:rPr>
            <w:lang w:val="en-GB"/>
          </w:rPr>
          <w:delText xml:space="preserve">0, </w:delText>
        </w:r>
        <w:r w:rsidR="00194654" w:rsidRPr="7AF1EB56" w:rsidDel="007C291B">
          <w:rPr>
            <w:lang w:val="en-GB"/>
          </w:rPr>
          <w:delText xml:space="preserve">low = </w:delText>
        </w:r>
        <w:r w:rsidR="003605A2" w:rsidRPr="7AF1EB56" w:rsidDel="007C291B">
          <w:rPr>
            <w:lang w:val="en-GB"/>
          </w:rPr>
          <w:delText xml:space="preserve">4, </w:delText>
        </w:r>
        <w:r w:rsidR="00194654" w:rsidRPr="7AF1EB56" w:rsidDel="007C291B">
          <w:rPr>
            <w:lang w:val="en-GB"/>
          </w:rPr>
          <w:delText xml:space="preserve">medium = </w:delText>
        </w:r>
        <w:r w:rsidR="003605A2" w:rsidRPr="7AF1EB56" w:rsidDel="007C291B">
          <w:rPr>
            <w:lang w:val="en-GB"/>
          </w:rPr>
          <w:delText xml:space="preserve">8, or </w:delText>
        </w:r>
        <w:r w:rsidR="00194654" w:rsidRPr="7AF1EB56" w:rsidDel="007C291B">
          <w:rPr>
            <w:lang w:val="en-GB"/>
          </w:rPr>
          <w:delText xml:space="preserve">high = </w:delText>
        </w:r>
        <w:r w:rsidR="003605A2" w:rsidRPr="7AF1EB56" w:rsidDel="007C291B">
          <w:rPr>
            <w:lang w:val="en-GB"/>
          </w:rPr>
          <w:delText xml:space="preserve">12 resources) and sampling </w:delText>
        </w:r>
      </w:del>
      <w:del w:id="1163" w:author="Tyler Steven Coleman" w:date="2022-12-06T10:54:00Z">
        <w:r w:rsidR="003605A2" w:rsidRPr="7AF1EB56" w:rsidDel="003B5A42">
          <w:rPr>
            <w:lang w:val="en-GB"/>
          </w:rPr>
          <w:delText xml:space="preserve">event </w:delText>
        </w:r>
      </w:del>
      <w:del w:id="1164" w:author="Tyler Steven Coleman" w:date="2022-12-06T16:57:00Z">
        <w:r w:rsidR="003605A2" w:rsidRPr="7AF1EB56" w:rsidDel="007C291B">
          <w:rPr>
            <w:lang w:val="en-GB"/>
          </w:rPr>
          <w:delText xml:space="preserve">(1-5) as </w:delText>
        </w:r>
        <w:r w:rsidR="00194654" w:rsidRPr="7AF1EB56" w:rsidDel="007C291B">
          <w:rPr>
            <w:lang w:val="en-GB"/>
          </w:rPr>
          <w:delText xml:space="preserve">numeric. </w:delText>
        </w:r>
      </w:del>
      <w:del w:id="1165" w:author="Tyler Steven Coleman" w:date="2022-12-06T16:58:00Z">
        <w:r w:rsidR="00194654" w:rsidRPr="7AF1EB56" w:rsidDel="007C291B">
          <w:rPr>
            <w:lang w:val="en-GB"/>
          </w:rPr>
          <w:delText>Experimental b</w:delText>
        </w:r>
        <w:r w:rsidR="003605A2" w:rsidRPr="7AF1EB56" w:rsidDel="007C291B">
          <w:rPr>
            <w:lang w:val="en-GB"/>
          </w:rPr>
          <w:delText xml:space="preserve">lock (1-10) </w:delText>
        </w:r>
        <w:r w:rsidR="00194654" w:rsidRPr="7AF1EB56" w:rsidDel="007C291B">
          <w:rPr>
            <w:lang w:val="en-GB"/>
          </w:rPr>
          <w:delText>was</w:delText>
        </w:r>
        <w:r w:rsidR="003605A2" w:rsidRPr="7AF1EB56" w:rsidDel="007C291B">
          <w:rPr>
            <w:lang w:val="en-GB"/>
          </w:rPr>
          <w:delText xml:space="preserve"> a random effect. </w:delText>
        </w:r>
      </w:del>
      <w:r w:rsidR="003605A2" w:rsidRPr="7AF1EB56">
        <w:rPr>
          <w:lang w:val="en-GB"/>
        </w:rPr>
        <w:t>We assessed t</w:t>
      </w:r>
      <w:r w:rsidR="003418AC" w:rsidRPr="7AF1EB56">
        <w:rPr>
          <w:lang w:val="en-GB"/>
        </w:rPr>
        <w:t>he model</w:t>
      </w:r>
      <w:r w:rsidR="000045C7" w:rsidRPr="7AF1EB56">
        <w:rPr>
          <w:lang w:val="en-GB"/>
        </w:rPr>
        <w:t xml:space="preserve"> </w:t>
      </w:r>
      <w:ins w:id="1166" w:author="Tyler Steven Coleman" w:date="2022-12-06T17:01:00Z">
        <w:r w:rsidR="00EC477F">
          <w:rPr>
            <w:lang w:val="en-GB"/>
          </w:rPr>
          <w:t xml:space="preserve">fit </w:t>
        </w:r>
      </w:ins>
      <w:del w:id="1167" w:author="Tyler Steven Coleman" w:date="2022-12-06T16:07:00Z">
        <w:r w:rsidR="000045C7" w:rsidRPr="7AF1EB56" w:rsidDel="00424B75">
          <w:rPr>
            <w:lang w:val="en-GB"/>
          </w:rPr>
          <w:delText xml:space="preserve">with </w:delText>
        </w:r>
      </w:del>
      <w:ins w:id="1168" w:author="Tyler Steven Coleman" w:date="2022-12-06T16:07:00Z">
        <w:r w:rsidR="00424B75">
          <w:rPr>
            <w:lang w:val="en-GB"/>
          </w:rPr>
          <w:t>by observing</w:t>
        </w:r>
        <w:r w:rsidR="00424B75" w:rsidRPr="7AF1EB56">
          <w:rPr>
            <w:lang w:val="en-GB"/>
          </w:rPr>
          <w:t xml:space="preserve"> </w:t>
        </w:r>
        <w:r w:rsidR="00424B75">
          <w:rPr>
            <w:lang w:val="en-GB"/>
          </w:rPr>
          <w:t xml:space="preserve">the </w:t>
        </w:r>
      </w:ins>
      <w:r w:rsidR="000045C7" w:rsidRPr="7AF1EB56">
        <w:rPr>
          <w:lang w:val="en-GB"/>
        </w:rPr>
        <w:t xml:space="preserve">residuals (SI Figure </w:t>
      </w:r>
      <w:r w:rsidR="00581E34" w:rsidRPr="7AF1EB56">
        <w:rPr>
          <w:lang w:val="en-GB"/>
        </w:rPr>
        <w:lastRenderedPageBreak/>
        <w:t>6-7</w:t>
      </w:r>
      <w:r w:rsidR="000045C7" w:rsidRPr="7AF1EB56">
        <w:rPr>
          <w:lang w:val="en-GB"/>
        </w:rPr>
        <w:t>) and</w:t>
      </w:r>
      <w:r w:rsidR="003418AC" w:rsidRPr="7AF1EB56">
        <w:rPr>
          <w:lang w:val="en-GB"/>
        </w:rPr>
        <w:t xml:space="preserve"> </w:t>
      </w:r>
      <w:r w:rsidR="003605A2" w:rsidRPr="7AF1EB56">
        <w:rPr>
          <w:lang w:val="en-GB"/>
        </w:rPr>
        <w:t>by conducting</w:t>
      </w:r>
      <w:ins w:id="1169" w:author="Tyler Steven Coleman" w:date="2022-12-06T17:01:00Z">
        <w:r w:rsidR="00EC477F">
          <w:rPr>
            <w:lang w:val="en-GB"/>
          </w:rPr>
          <w:t xml:space="preserve"> an</w:t>
        </w:r>
      </w:ins>
      <w:r w:rsidR="003418AC" w:rsidRPr="7AF1EB56">
        <w:rPr>
          <w:lang w:val="en-GB"/>
        </w:rPr>
        <w:t xml:space="preserve"> analysis of variance (Type II)</w:t>
      </w:r>
      <w:r w:rsidR="003605A2" w:rsidRPr="7AF1EB56">
        <w:rPr>
          <w:lang w:val="en-GB"/>
        </w:rPr>
        <w:t xml:space="preserve">, </w:t>
      </w:r>
      <w:r w:rsidR="003418AC" w:rsidRPr="7AF1EB56">
        <w:rPr>
          <w:lang w:val="en-GB"/>
        </w:rPr>
        <w:t>calculating explained variance (e.g.,</w:t>
      </w:r>
      <w:r w:rsidR="00C11EE2" w:rsidRPr="7AF1EB56">
        <w:rPr>
          <w:lang w:val="en-GB"/>
        </w:rPr>
        <w:t xml:space="preserve"> delta, lognormal, and</w:t>
      </w:r>
      <w:r w:rsidR="003418AC" w:rsidRPr="7AF1EB56">
        <w:rPr>
          <w:lang w:val="en-GB"/>
        </w:rPr>
        <w:t xml:space="preserve"> </w:t>
      </w:r>
      <w:proofErr w:type="spellStart"/>
      <w:r w:rsidR="003418AC" w:rsidRPr="7AF1EB56">
        <w:rPr>
          <w:lang w:val="en-GB"/>
        </w:rPr>
        <w:t>trigamma</w:t>
      </w:r>
      <w:proofErr w:type="spellEnd"/>
      <w:r w:rsidR="003418AC" w:rsidRPr="7AF1EB56">
        <w:rPr>
          <w:lang w:val="en-GB"/>
        </w:rPr>
        <w:t xml:space="preserve"> </w:t>
      </w:r>
      <w:r w:rsidR="003418AC" w:rsidRPr="00B30A5D">
        <w:rPr>
          <w:lang w:val="en-GB"/>
        </w:rPr>
        <w:t>method;</w:t>
      </w:r>
      <w:r w:rsidR="006D5D8A">
        <w:rPr>
          <w:lang w:val="en-GB"/>
        </w:rPr>
        <w:fldChar w:fldCharType="begin"/>
      </w:r>
      <w:r w:rsidR="006D5D8A">
        <w:rPr>
          <w:lang w:val="en-GB"/>
        </w:rPr>
        <w:instrText xml:space="preserve"> ADDIN ZOTERO_ITEM CSL_CITATION {"citationID":"u0KyIY2g","properties":{"formattedCitation":"(Barto\\uc0\\u324{}, 2022)","plainCitation":"(Bartoń, 2022)","noteIndex":0},"citationItems":[{"id":344,"uris":["http://zotero.org/users/local/ud9bfypS/items/DWJM8KAC"],"itemData":{"id":344,"type":"software","abstract":"Tools for performing model selection and model averaging. Automated model selection through subsetting the maximum model, with optional constraints for model inclusion. Model parameter and prediction averaging based on model weights derived from information criteria (AICc and alike) or custom model weighting schemes.","license":"GPL-2","source":"R-Packages","title":"MuMIn: Multi-Model Inference","title-short":"MuMIn","URL":"https://CRAN.R-project.org/package=MuMIn","version":"1.47.1","author":[{"family":"Bartoń","given":"Kamil"}],"accessed":{"date-parts":[["2022",11,28]]},"issued":{"date-parts":[["2022",9,1]]}}}],"schema":"https://github.com/citation-style-language/schema/raw/master/csl-citation.json"} </w:instrText>
      </w:r>
      <w:r w:rsidR="006D5D8A">
        <w:rPr>
          <w:lang w:val="en-GB"/>
        </w:rPr>
        <w:fldChar w:fldCharType="separate"/>
      </w:r>
      <w:r w:rsidR="006D5D8A" w:rsidRPr="006D5D8A">
        <w:rPr>
          <w:rFonts w:ascii="Calibri" w:cs="Calibri"/>
        </w:rPr>
        <w:t>(Bartoń, 2022)</w:t>
      </w:r>
      <w:r w:rsidR="006D5D8A">
        <w:rPr>
          <w:lang w:val="en-GB"/>
        </w:rPr>
        <w:fldChar w:fldCharType="end"/>
      </w:r>
      <w:r w:rsidR="003605A2" w:rsidRPr="00B30A5D">
        <w:rPr>
          <w:lang w:val="en-GB"/>
        </w:rPr>
        <w:t>,</w:t>
      </w:r>
      <w:r w:rsidR="003605A2" w:rsidRPr="7AF1EB56">
        <w:rPr>
          <w:lang w:val="en-GB"/>
        </w:rPr>
        <w:t xml:space="preserve"> and estimating</w:t>
      </w:r>
      <w:r w:rsidR="003418AC" w:rsidRPr="7AF1EB56">
        <w:rPr>
          <w:lang w:val="en-GB"/>
        </w:rPr>
        <w:t xml:space="preserve"> marginal means </w:t>
      </w:r>
      <w:r w:rsidR="00194654" w:rsidRPr="7AF1EB56">
        <w:rPr>
          <w:lang w:val="en-GB"/>
        </w:rPr>
        <w:t>and trends (e.g., coefficient</w:t>
      </w:r>
      <w:ins w:id="1170" w:author="Tyler Steven Coleman" w:date="2022-12-06T16:08:00Z">
        <w:r w:rsidR="004D6E62">
          <w:rPr>
            <w:lang w:val="en-GB"/>
          </w:rPr>
          <w:t xml:space="preserve"> estimate</w:t>
        </w:r>
      </w:ins>
      <w:r w:rsidR="00194654" w:rsidRPr="7AF1EB56">
        <w:rPr>
          <w:lang w:val="en-GB"/>
        </w:rPr>
        <w:t xml:space="preserve">s) </w:t>
      </w:r>
      <w:r w:rsidR="00EF280D" w:rsidRPr="7AF1EB56">
        <w:rPr>
          <w:lang w:val="en-GB"/>
        </w:rPr>
        <w:t xml:space="preserve">with confidence intervals </w:t>
      </w:r>
      <w:r w:rsidR="003418AC" w:rsidRPr="7AF1EB56">
        <w:rPr>
          <w:lang w:val="en-GB"/>
        </w:rPr>
        <w:t xml:space="preserve">using the </w:t>
      </w:r>
      <w:proofErr w:type="spellStart"/>
      <w:r w:rsidR="003418AC" w:rsidRPr="7AF1EB56">
        <w:rPr>
          <w:lang w:val="en-GB"/>
        </w:rPr>
        <w:t>emmeans</w:t>
      </w:r>
      <w:proofErr w:type="spellEnd"/>
      <w:r w:rsidR="003418AC" w:rsidRPr="7AF1EB56">
        <w:rPr>
          <w:lang w:val="en-GB"/>
        </w:rPr>
        <w:t xml:space="preserve"> package </w:t>
      </w:r>
      <w:r w:rsidR="003605A2" w:rsidRPr="7AF1EB56">
        <w:rPr>
          <w:lang w:val="en-GB"/>
        </w:rPr>
        <w:fldChar w:fldCharType="begin"/>
      </w:r>
      <w:r w:rsidR="003605A2" w:rsidRPr="7AF1EB56">
        <w:rPr>
          <w:lang w:val="en-GB"/>
        </w:rPr>
        <w:instrText xml:space="preserve"> ADDIN ZOTERO_ITEM CSL_CITATION {"citationID":"UkE4LOuS","properties":{"formattedCitation":"(Lenth et al., 2022)","plainCitation":"(Lenth et al., 2022)","noteIndex":0},"citationItems":[{"id":323,"uris":["http://zotero.org/users/local/ud9bfypS/items/ZHRGAJHA"],"itemData":{"id":323,"type":"software","abstract":"Obtain estimated marginal means (EMMs) for many linear, generalized linear, and mixed models. Compute contrasts or linear functions of EMMs, trends, and comparisons of slopes. Plots and other displays. Least-squares means are discussed, and the term \"estimated marginal means\" is suggested, in Searle, Speed, and Milliken (1980) Population marginal means in the linear model: An alternative to least squares means, The American Statistician 34(4), 216-221 &lt;doi:10.1080/00031305.1980.10483031&gt;.","license":"GPL-2 | GPL-3","source":"R-Packages","title":"emmeans: Estimated Marginal Means, aka Least-Squares Means","title-short":"emmeans","URL":"https://CRAN.R-project.org/package=emmeans","version":"1.8.2","author":[{"family":"Lenth","given":"Russell V."},{"family":"Buerkner","given":"Paul"},{"family":"Giné-Vázquez","given":"Iago"},{"family":"Herve","given":"Maxime"},{"family":"Jung","given":"Maarten"},{"family":"Love","given":"Jonathon"},{"family":"Miguez","given":"Fernando"},{"family":"Riebl","given":"Hannes"},{"family":"Singmann","given":"Henrik"}],"accessed":{"date-parts":[["2022",11,22]]},"issued":{"date-parts":[["2022",10,27]]}}}],"schema":"https://github.com/citation-style-language/schema/raw/master/csl-citation.json"} </w:instrText>
      </w:r>
      <w:r w:rsidR="003605A2" w:rsidRPr="7AF1EB56">
        <w:rPr>
          <w:lang w:val="en-GB"/>
        </w:rPr>
        <w:fldChar w:fldCharType="separate"/>
      </w:r>
      <w:r w:rsidR="0000501B" w:rsidRPr="7AF1EB56">
        <w:rPr>
          <w:noProof/>
          <w:lang w:val="en-GB"/>
        </w:rPr>
        <w:t>(Lenth et al., 2022)</w:t>
      </w:r>
      <w:r w:rsidR="003605A2" w:rsidRPr="7AF1EB56">
        <w:rPr>
          <w:lang w:val="en-GB"/>
        </w:rPr>
        <w:fldChar w:fldCharType="end"/>
      </w:r>
      <w:r w:rsidR="003418AC" w:rsidRPr="7AF1EB56">
        <w:rPr>
          <w:lang w:val="en-GB"/>
        </w:rPr>
        <w:t>.</w:t>
      </w:r>
    </w:p>
    <w:p w14:paraId="7E1F11BE" w14:textId="41B5139A" w:rsidR="00C11EE2" w:rsidRPr="00194654" w:rsidDel="00EC477F" w:rsidRDefault="00C11EE2" w:rsidP="003418AC">
      <w:pPr>
        <w:snapToGrid w:val="0"/>
        <w:spacing w:line="480" w:lineRule="auto"/>
        <w:rPr>
          <w:del w:id="1171" w:author="Tyler Steven Coleman" w:date="2022-12-06T17:01:00Z"/>
          <w:rFonts w:cstheme="minorHAnsi"/>
          <w:lang w:val="en-GB"/>
        </w:rPr>
      </w:pPr>
    </w:p>
    <w:p w14:paraId="037F05A8" w14:textId="27CACE0F" w:rsidR="00C11EE2" w:rsidRPr="00194654" w:rsidDel="00EC477F" w:rsidRDefault="00C11EE2" w:rsidP="00C11EE2">
      <w:pPr>
        <w:snapToGrid w:val="0"/>
        <w:spacing w:line="480" w:lineRule="auto"/>
        <w:jc w:val="center"/>
        <w:rPr>
          <w:del w:id="1172" w:author="Tyler Steven Coleman" w:date="2022-12-06T17:01:00Z"/>
          <w:rFonts w:cstheme="minorHAnsi"/>
          <w:lang w:val="en-GB"/>
        </w:rPr>
      </w:pPr>
      <w:del w:id="1173" w:author="Tyler Steven Coleman" w:date="2022-12-06T17:01:00Z">
        <w:r w:rsidRPr="00194654" w:rsidDel="00EC477F">
          <w:rPr>
            <w:rFonts w:cstheme="minorHAnsi"/>
            <w:lang w:val="en-GB"/>
          </w:rPr>
          <w:delText>Seed</w:delText>
        </w:r>
        <w:r w:rsidDel="00EC477F">
          <w:rPr>
            <w:rFonts w:cstheme="minorHAnsi"/>
            <w:lang w:val="en-GB"/>
          </w:rPr>
          <w:delText xml:space="preserve"> richness</w:delText>
        </w:r>
        <w:r w:rsidRPr="00194654" w:rsidDel="00EC477F">
          <w:rPr>
            <w:rFonts w:cstheme="minorHAnsi"/>
            <w:lang w:val="en-GB"/>
          </w:rPr>
          <w:delText xml:space="preserve"> ~ </w:delText>
        </w:r>
        <w:r w:rsidDel="00EC477F">
          <w:rPr>
            <w:rFonts w:cstheme="minorHAnsi"/>
            <w:lang w:val="en-GB"/>
          </w:rPr>
          <w:delText>Resource treatment</w:delText>
        </w:r>
        <w:r w:rsidRPr="00194654" w:rsidDel="00EC477F">
          <w:rPr>
            <w:rFonts w:cstheme="minorHAnsi"/>
            <w:lang w:val="en-GB"/>
          </w:rPr>
          <w:delText xml:space="preserve"> </w:delText>
        </w:r>
        <w:r w:rsidDel="00EC477F">
          <w:rPr>
            <w:rFonts w:cstheme="minorHAnsi"/>
            <w:lang w:val="en-GB"/>
          </w:rPr>
          <w:delText>*</w:delText>
        </w:r>
        <w:r w:rsidRPr="00194654" w:rsidDel="00EC477F">
          <w:rPr>
            <w:rFonts w:cstheme="minorHAnsi"/>
            <w:lang w:val="en-GB"/>
          </w:rPr>
          <w:delText xml:space="preserve"> Sampling period + (1|</w:delText>
        </w:r>
        <w:r w:rsidDel="00EC477F">
          <w:rPr>
            <w:rFonts w:cstheme="minorHAnsi"/>
            <w:lang w:val="en-GB"/>
          </w:rPr>
          <w:delText>Block</w:delText>
        </w:r>
        <w:r w:rsidRPr="00194654" w:rsidDel="00EC477F">
          <w:rPr>
            <w:rFonts w:cstheme="minorHAnsi"/>
            <w:lang w:val="en-GB"/>
          </w:rPr>
          <w:delText>)</w:delText>
        </w:r>
      </w:del>
    </w:p>
    <w:p w14:paraId="3B08A6CB" w14:textId="5386CCA5" w:rsidR="00C11EE2" w:rsidRPr="00194654" w:rsidDel="00EC477F" w:rsidRDefault="00C11EE2" w:rsidP="00C11EE2">
      <w:pPr>
        <w:snapToGrid w:val="0"/>
        <w:spacing w:line="480" w:lineRule="auto"/>
        <w:jc w:val="center"/>
        <w:rPr>
          <w:del w:id="1174" w:author="Tyler Steven Coleman" w:date="2022-12-06T17:01:00Z"/>
          <w:rFonts w:cstheme="minorHAnsi"/>
          <w:i/>
          <w:iCs/>
          <w:lang w:val="en-GB"/>
        </w:rPr>
      </w:pPr>
      <w:del w:id="1175" w:author="Tyler Steven Coleman" w:date="2022-12-06T17:01:00Z">
        <w:r w:rsidRPr="00C11EE2" w:rsidDel="00EC477F">
          <w:rPr>
            <w:rFonts w:cstheme="minorHAnsi"/>
            <w:i/>
            <w:iCs/>
            <w:lang w:val="en-GB"/>
          </w:rPr>
          <w:delText>Seed richness</w:delText>
        </w:r>
        <w:r w:rsidRPr="00C11EE2" w:rsidDel="00EC477F">
          <w:rPr>
            <w:rFonts w:cstheme="minorHAnsi"/>
            <w:i/>
            <w:iCs/>
            <w:vertAlign w:val="subscript"/>
            <w:lang w:val="en-GB"/>
          </w:rPr>
          <w:delText>ij</w:delText>
        </w:r>
        <w:r w:rsidRPr="00194654" w:rsidDel="00EC477F">
          <w:rPr>
            <w:rFonts w:cstheme="minorHAnsi"/>
            <w:i/>
            <w:iCs/>
            <w:lang w:val="en-GB"/>
          </w:rPr>
          <w:delText xml:space="preserve"> ~ NB</w:delText>
        </w:r>
        <w:r w:rsidRPr="00194654" w:rsidDel="00EC477F">
          <w:rPr>
            <w:rFonts w:cstheme="minorHAnsi"/>
            <w:lang w:val="en-GB"/>
          </w:rPr>
          <w:delText>(</w:delText>
        </w:r>
        <w:r w:rsidRPr="00194654" w:rsidDel="00EC477F">
          <w:rPr>
            <w:rFonts w:cstheme="minorHAnsi"/>
            <w:i/>
            <w:iCs/>
            <w:lang w:val="en-GB"/>
          </w:rPr>
          <w:delText>μ</w:delText>
        </w:r>
        <w:r w:rsidRPr="00194654" w:rsidDel="00EC477F">
          <w:rPr>
            <w:rFonts w:cstheme="minorHAnsi"/>
            <w:i/>
            <w:iCs/>
            <w:vertAlign w:val="subscript"/>
            <w:lang w:val="en-GB"/>
          </w:rPr>
          <w:delText>ij</w:delText>
        </w:r>
        <w:r w:rsidRPr="00194654" w:rsidDel="00EC477F">
          <w:rPr>
            <w:rFonts w:cstheme="minorHAnsi"/>
            <w:i/>
            <w:iCs/>
            <w:lang w:val="en-GB"/>
          </w:rPr>
          <w:delText>,</w:delText>
        </w:r>
        <w:r w:rsidRPr="00194654" w:rsidDel="00EC477F">
          <w:rPr>
            <w:rFonts w:cstheme="minorHAnsi"/>
            <w:i/>
            <w:iCs/>
            <w:vertAlign w:val="subscript"/>
            <w:lang w:val="en-GB"/>
          </w:rPr>
          <w:delText xml:space="preserve"> </w:delText>
        </w:r>
        <w:r w:rsidRPr="00194654" w:rsidDel="00EC477F">
          <w:rPr>
            <w:rFonts w:cstheme="minorHAnsi"/>
            <w:i/>
            <w:iCs/>
            <w:lang w:val="en-GB"/>
          </w:rPr>
          <w:delText>k</w:delText>
        </w:r>
        <w:r w:rsidRPr="00194654" w:rsidDel="00EC477F">
          <w:rPr>
            <w:rFonts w:cstheme="minorHAnsi"/>
            <w:lang w:val="en-GB"/>
          </w:rPr>
          <w:delText>)</w:delText>
        </w:r>
      </w:del>
    </w:p>
    <w:p w14:paraId="55F38C64" w14:textId="1DA65B0B" w:rsidR="00C11EE2" w:rsidRPr="00194654" w:rsidDel="00EC477F" w:rsidRDefault="00C11EE2" w:rsidP="00C11EE2">
      <w:pPr>
        <w:snapToGrid w:val="0"/>
        <w:spacing w:line="480" w:lineRule="auto"/>
        <w:jc w:val="center"/>
        <w:rPr>
          <w:del w:id="1176" w:author="Tyler Steven Coleman" w:date="2022-12-06T17:01:00Z"/>
          <w:rFonts w:cstheme="minorHAnsi"/>
          <w:lang w:val="en-GB"/>
        </w:rPr>
      </w:pPr>
      <w:del w:id="1177" w:author="Tyler Steven Coleman" w:date="2022-12-06T17:01:00Z">
        <w:r w:rsidRPr="00194654" w:rsidDel="00EC477F">
          <w:rPr>
            <w:rFonts w:cstheme="minorHAnsi"/>
            <w:i/>
            <w:iCs/>
            <w:lang w:val="en-GB"/>
          </w:rPr>
          <w:delText>E</w:delText>
        </w:r>
        <w:r w:rsidRPr="00194654" w:rsidDel="00EC477F">
          <w:rPr>
            <w:rFonts w:cstheme="minorHAnsi"/>
            <w:lang w:val="en-GB"/>
          </w:rPr>
          <w:delText>(</w:delText>
        </w:r>
        <w:r w:rsidRPr="00C11EE2" w:rsidDel="00EC477F">
          <w:rPr>
            <w:rFonts w:cstheme="minorHAnsi"/>
            <w:i/>
            <w:iCs/>
            <w:lang w:val="en-GB"/>
          </w:rPr>
          <w:delText>Seed richness</w:delText>
        </w:r>
        <w:r w:rsidRPr="00C11EE2" w:rsidDel="00EC477F">
          <w:rPr>
            <w:rFonts w:cstheme="minorHAnsi"/>
            <w:i/>
            <w:iCs/>
            <w:vertAlign w:val="subscript"/>
            <w:lang w:val="en-GB"/>
          </w:rPr>
          <w:delText>ij</w:delText>
        </w:r>
        <w:r w:rsidRPr="00194654" w:rsidDel="00EC477F">
          <w:rPr>
            <w:rFonts w:cstheme="minorHAnsi"/>
            <w:lang w:val="en-GB"/>
          </w:rPr>
          <w:delText xml:space="preserve">) </w:delText>
        </w:r>
        <w:r w:rsidRPr="00194654" w:rsidDel="00EC477F">
          <w:rPr>
            <w:rFonts w:cstheme="minorHAnsi"/>
            <w:i/>
            <w:iCs/>
            <w:lang w:val="en-GB"/>
          </w:rPr>
          <w:delText>= μ</w:delText>
        </w:r>
        <w:r w:rsidRPr="00194654" w:rsidDel="00EC477F">
          <w:rPr>
            <w:rFonts w:cstheme="minorHAnsi"/>
            <w:i/>
            <w:iCs/>
            <w:vertAlign w:val="subscript"/>
            <w:lang w:val="en-GB"/>
          </w:rPr>
          <w:delText>ij</w:delText>
        </w:r>
        <w:r w:rsidRPr="00194654" w:rsidDel="00EC477F">
          <w:rPr>
            <w:rFonts w:cstheme="minorHAnsi"/>
            <w:vertAlign w:val="subscript"/>
            <w:lang w:val="en-GB"/>
          </w:rPr>
          <w:delText xml:space="preserve"> </w:delText>
        </w:r>
      </w:del>
    </w:p>
    <w:p w14:paraId="7B5DBF93" w14:textId="0F28BA26" w:rsidR="00C11EE2" w:rsidRPr="00194654" w:rsidDel="00EC477F" w:rsidRDefault="00C11EE2" w:rsidP="00C11EE2">
      <w:pPr>
        <w:snapToGrid w:val="0"/>
        <w:spacing w:line="480" w:lineRule="auto"/>
        <w:jc w:val="center"/>
        <w:rPr>
          <w:del w:id="1178" w:author="Tyler Steven Coleman" w:date="2022-12-06T17:01:00Z"/>
          <w:rFonts w:cstheme="minorHAnsi"/>
          <w:i/>
          <w:iCs/>
          <w:lang w:val="en-GB"/>
        </w:rPr>
      </w:pPr>
      <w:del w:id="1179" w:author="Tyler Steven Coleman" w:date="2022-12-06T17:01:00Z">
        <w:r w:rsidRPr="00194654" w:rsidDel="00EC477F">
          <w:rPr>
            <w:rFonts w:cstheme="minorHAnsi"/>
            <w:lang w:val="en-GB"/>
          </w:rPr>
          <w:delText>var(</w:delText>
        </w:r>
        <w:r w:rsidRPr="00C11EE2" w:rsidDel="00EC477F">
          <w:rPr>
            <w:rFonts w:cstheme="minorHAnsi"/>
            <w:i/>
            <w:iCs/>
            <w:lang w:val="en-GB"/>
          </w:rPr>
          <w:delText>Seed richness</w:delText>
        </w:r>
        <w:r w:rsidRPr="00C11EE2" w:rsidDel="00EC477F">
          <w:rPr>
            <w:rFonts w:cstheme="minorHAnsi"/>
            <w:i/>
            <w:iCs/>
            <w:vertAlign w:val="subscript"/>
            <w:lang w:val="en-GB"/>
          </w:rPr>
          <w:delText>ij</w:delText>
        </w:r>
        <w:r w:rsidRPr="00194654" w:rsidDel="00EC477F">
          <w:rPr>
            <w:rFonts w:cstheme="minorHAnsi"/>
            <w:lang w:val="en-GB"/>
          </w:rPr>
          <w:delText xml:space="preserve">) = </w:delText>
        </w:r>
        <w:r w:rsidRPr="00194654" w:rsidDel="00EC477F">
          <w:rPr>
            <w:rFonts w:cstheme="minorHAnsi"/>
            <w:i/>
            <w:iCs/>
            <w:lang w:val="en-GB"/>
          </w:rPr>
          <w:delText>μ</w:delText>
        </w:r>
        <w:r w:rsidRPr="00194654" w:rsidDel="00EC477F">
          <w:rPr>
            <w:rFonts w:cstheme="minorHAnsi"/>
            <w:i/>
            <w:iCs/>
            <w:vertAlign w:val="subscript"/>
            <w:lang w:val="en-GB"/>
          </w:rPr>
          <w:delText xml:space="preserve">ij </w:delText>
        </w:r>
        <w:r w:rsidRPr="00194654" w:rsidDel="00EC477F">
          <w:rPr>
            <w:rFonts w:cstheme="minorHAnsi"/>
            <w:i/>
            <w:iCs/>
            <w:lang w:val="en-GB"/>
          </w:rPr>
          <w:delText>+</w:delText>
        </w:r>
        <w:r w:rsidRPr="00194654" w:rsidDel="00EC477F">
          <w:rPr>
            <w:rFonts w:cstheme="minorHAnsi"/>
            <w:lang w:val="en-GB"/>
          </w:rPr>
          <w:delText xml:space="preserve"> (</w:delText>
        </w:r>
        <w:r w:rsidRPr="00194654" w:rsidDel="00EC477F">
          <w:rPr>
            <w:rFonts w:cstheme="minorHAnsi"/>
            <w:i/>
            <w:iCs/>
            <w:lang w:val="en-GB"/>
          </w:rPr>
          <w:delText>μ</w:delText>
        </w:r>
        <w:r w:rsidRPr="00194654" w:rsidDel="00EC477F">
          <w:rPr>
            <w:rFonts w:cstheme="minorHAnsi"/>
            <w:i/>
            <w:iCs/>
            <w:vertAlign w:val="superscript"/>
            <w:lang w:val="en-GB"/>
          </w:rPr>
          <w:delText>2</w:delText>
        </w:r>
        <w:r w:rsidRPr="00194654" w:rsidDel="00EC477F">
          <w:rPr>
            <w:rFonts w:cstheme="minorHAnsi"/>
            <w:i/>
            <w:iCs/>
            <w:vertAlign w:val="subscript"/>
            <w:lang w:val="en-GB"/>
          </w:rPr>
          <w:delText xml:space="preserve">ij </w:delText>
        </w:r>
        <w:r w:rsidRPr="00194654" w:rsidDel="00EC477F">
          <w:rPr>
            <w:rFonts w:cstheme="minorHAnsi"/>
            <w:i/>
            <w:iCs/>
            <w:lang w:val="en-GB"/>
          </w:rPr>
          <w:delText>/ k</w:delText>
        </w:r>
        <w:r w:rsidRPr="00194654" w:rsidDel="00EC477F">
          <w:rPr>
            <w:rFonts w:cstheme="minorHAnsi"/>
            <w:lang w:val="en-GB"/>
          </w:rPr>
          <w:delText>)</w:delText>
        </w:r>
      </w:del>
    </w:p>
    <w:p w14:paraId="568B7624" w14:textId="4AF790EF" w:rsidR="00C11EE2" w:rsidRPr="00194654" w:rsidDel="00EC477F" w:rsidRDefault="00C11EE2" w:rsidP="00C11EE2">
      <w:pPr>
        <w:snapToGrid w:val="0"/>
        <w:spacing w:line="480" w:lineRule="auto"/>
        <w:jc w:val="center"/>
        <w:rPr>
          <w:del w:id="1180" w:author="Tyler Steven Coleman" w:date="2022-12-06T17:01:00Z"/>
          <w:rFonts w:cstheme="minorHAnsi"/>
          <w:lang w:val="en-GB"/>
        </w:rPr>
      </w:pPr>
      <w:del w:id="1181" w:author="Tyler Steven Coleman" w:date="2022-12-06T17:01:00Z">
        <w:r w:rsidRPr="00194654" w:rsidDel="00EC477F">
          <w:rPr>
            <w:rFonts w:cstheme="minorHAnsi"/>
            <w:lang w:val="en-GB"/>
          </w:rPr>
          <w:delText>log(</w:delText>
        </w:r>
        <w:r w:rsidRPr="00194654" w:rsidDel="00EC477F">
          <w:rPr>
            <w:rFonts w:cstheme="minorHAnsi"/>
            <w:i/>
            <w:iCs/>
            <w:lang w:val="en-GB"/>
          </w:rPr>
          <w:delText>μ</w:delText>
        </w:r>
        <w:r w:rsidRPr="00194654" w:rsidDel="00EC477F">
          <w:rPr>
            <w:rFonts w:cstheme="minorHAnsi"/>
            <w:i/>
            <w:iCs/>
            <w:vertAlign w:val="subscript"/>
            <w:lang w:val="en-GB"/>
          </w:rPr>
          <w:delText>ij</w:delText>
        </w:r>
        <w:r w:rsidRPr="00194654" w:rsidDel="00EC477F">
          <w:rPr>
            <w:rFonts w:cstheme="minorHAnsi"/>
            <w:lang w:val="en-GB"/>
          </w:rPr>
          <w:delText xml:space="preserve">) = </w:delText>
        </w:r>
        <w:r w:rsidDel="00EC477F">
          <w:rPr>
            <w:rFonts w:cstheme="minorHAnsi"/>
            <w:lang w:val="en-GB"/>
          </w:rPr>
          <w:delText>Resource t</w:delText>
        </w:r>
        <w:r w:rsidRPr="00194654" w:rsidDel="00EC477F">
          <w:rPr>
            <w:rFonts w:cstheme="minorHAnsi"/>
            <w:lang w:val="en-GB"/>
          </w:rPr>
          <w:delText>reatment</w:delText>
        </w:r>
        <w:r w:rsidRPr="00194654" w:rsidDel="00EC477F">
          <w:rPr>
            <w:rFonts w:cstheme="minorHAnsi"/>
            <w:i/>
            <w:iCs/>
            <w:vertAlign w:val="subscript"/>
            <w:lang w:val="en-GB"/>
          </w:rPr>
          <w:delText>ij</w:delText>
        </w:r>
        <w:r w:rsidRPr="00194654" w:rsidDel="00EC477F">
          <w:rPr>
            <w:rFonts w:cstheme="minorHAnsi"/>
            <w:lang w:val="en-GB"/>
          </w:rPr>
          <w:delText xml:space="preserve"> + Sampling period</w:delText>
        </w:r>
        <w:r w:rsidRPr="00194654" w:rsidDel="00EC477F">
          <w:rPr>
            <w:rFonts w:cstheme="minorHAnsi"/>
            <w:i/>
            <w:iCs/>
            <w:vertAlign w:val="subscript"/>
            <w:lang w:val="en-GB"/>
          </w:rPr>
          <w:delText>ij</w:delText>
        </w:r>
        <w:r w:rsidRPr="00194654" w:rsidDel="00EC477F">
          <w:rPr>
            <w:rFonts w:cstheme="minorHAnsi"/>
            <w:lang w:val="en-GB"/>
          </w:rPr>
          <w:delText xml:space="preserve"> + a</w:delText>
        </w:r>
        <w:r w:rsidRPr="00194654" w:rsidDel="00EC477F">
          <w:rPr>
            <w:rFonts w:cstheme="minorHAnsi"/>
            <w:vertAlign w:val="subscript"/>
            <w:lang w:val="en-GB"/>
          </w:rPr>
          <w:delText>i</w:delText>
        </w:r>
      </w:del>
    </w:p>
    <w:p w14:paraId="2E49CEA9" w14:textId="10767A37" w:rsidR="001B001C" w:rsidRPr="00647AE2" w:rsidDel="00EC477F" w:rsidRDefault="00C11EE2" w:rsidP="00647AE2">
      <w:pPr>
        <w:snapToGrid w:val="0"/>
        <w:spacing w:line="480" w:lineRule="auto"/>
        <w:jc w:val="center"/>
        <w:rPr>
          <w:del w:id="1182" w:author="Tyler Steven Coleman" w:date="2022-12-06T17:01:00Z"/>
          <w:rFonts w:cstheme="minorHAnsi"/>
          <w:lang w:val="en-GB"/>
        </w:rPr>
      </w:pPr>
      <w:del w:id="1183" w:author="Tyler Steven Coleman" w:date="2022-12-06T17:01:00Z">
        <w:r w:rsidRPr="00194654" w:rsidDel="00EC477F">
          <w:rPr>
            <w:rFonts w:cstheme="minorHAnsi"/>
            <w:lang w:val="en-GB"/>
          </w:rPr>
          <w:delText>a</w:delText>
        </w:r>
        <w:r w:rsidRPr="00194654" w:rsidDel="00EC477F">
          <w:rPr>
            <w:rFonts w:cstheme="minorHAnsi"/>
            <w:vertAlign w:val="subscript"/>
            <w:lang w:val="en-GB"/>
          </w:rPr>
          <w:delText>i</w:delText>
        </w:r>
        <w:r w:rsidRPr="00194654" w:rsidDel="00EC477F">
          <w:rPr>
            <w:rFonts w:cstheme="minorHAnsi"/>
            <w:lang w:val="en-GB"/>
          </w:rPr>
          <w:delText xml:space="preserve"> ~ N(0, </w:delText>
        </w:r>
        <w:r w:rsidRPr="00194654" w:rsidDel="00EC477F">
          <w:rPr>
            <w:rFonts w:cstheme="minorHAnsi"/>
            <w:i/>
            <w:iCs/>
            <w:lang w:val="en-GB"/>
          </w:rPr>
          <w:delText>σ</w:delText>
        </w:r>
        <w:r w:rsidRPr="00194654" w:rsidDel="00EC477F">
          <w:rPr>
            <w:rFonts w:cstheme="minorHAnsi"/>
            <w:i/>
            <w:iCs/>
            <w:vertAlign w:val="superscript"/>
            <w:lang w:val="en-GB"/>
          </w:rPr>
          <w:delText>2</w:delText>
        </w:r>
        <w:r w:rsidDel="00EC477F">
          <w:rPr>
            <w:rFonts w:cstheme="minorHAnsi"/>
            <w:i/>
            <w:iCs/>
            <w:vertAlign w:val="subscript"/>
            <w:lang w:val="en-GB"/>
          </w:rPr>
          <w:delText>Block</w:delText>
        </w:r>
        <w:r w:rsidRPr="00194654" w:rsidDel="00EC477F">
          <w:rPr>
            <w:rFonts w:cstheme="minorHAnsi"/>
            <w:lang w:val="en-GB"/>
          </w:rPr>
          <w:delText>)</w:delText>
        </w:r>
      </w:del>
    </w:p>
    <w:p w14:paraId="646C00F8" w14:textId="2847A0AC" w:rsidR="0006199B" w:rsidRPr="00194654" w:rsidRDefault="0006199B">
      <w:pPr>
        <w:rPr>
          <w:rFonts w:cstheme="minorHAnsi"/>
          <w:lang w:val="en-GB"/>
        </w:rPr>
      </w:pPr>
      <w:r w:rsidRPr="00194654">
        <w:rPr>
          <w:rFonts w:cstheme="minorHAnsi"/>
          <w:lang w:val="en-GB"/>
        </w:rPr>
        <w:br w:type="page"/>
      </w:r>
    </w:p>
    <w:p w14:paraId="020366AD" w14:textId="64E0551E" w:rsidR="0006199B" w:rsidRPr="00194654" w:rsidRDefault="0006199B" w:rsidP="7AF1EB56">
      <w:pPr>
        <w:snapToGrid w:val="0"/>
        <w:spacing w:line="480" w:lineRule="auto"/>
        <w:rPr>
          <w:b/>
          <w:bCs/>
          <w:lang w:val="en-GB"/>
        </w:rPr>
      </w:pPr>
      <w:commentRangeStart w:id="1184"/>
      <w:r w:rsidRPr="7AF1EB56">
        <w:rPr>
          <w:b/>
          <w:bCs/>
          <w:lang w:val="en-GB"/>
        </w:rPr>
        <w:lastRenderedPageBreak/>
        <w:t>RESULTS</w:t>
      </w:r>
      <w:commentRangeEnd w:id="1184"/>
      <w:r w:rsidR="00EE1ED2">
        <w:rPr>
          <w:rStyle w:val="CommentReference"/>
        </w:rPr>
        <w:commentReference w:id="1184"/>
      </w:r>
    </w:p>
    <w:p w14:paraId="0D2E3A6A" w14:textId="2E4DE14E" w:rsidR="001623E3" w:rsidRPr="00194654" w:rsidRDefault="001623E3" w:rsidP="0006199B">
      <w:pPr>
        <w:snapToGrid w:val="0"/>
        <w:spacing w:line="480" w:lineRule="auto"/>
        <w:rPr>
          <w:rFonts w:cstheme="minorHAnsi"/>
          <w:u w:val="single"/>
          <w:lang w:val="en-GB"/>
        </w:rPr>
      </w:pPr>
      <w:r w:rsidRPr="00194654">
        <w:rPr>
          <w:rFonts w:cstheme="minorHAnsi"/>
          <w:u w:val="single"/>
          <w:lang w:val="en-GB"/>
        </w:rPr>
        <w:t>Experiment 1</w:t>
      </w:r>
    </w:p>
    <w:p w14:paraId="749A0F6C" w14:textId="3F8D04E2" w:rsidR="0006199B" w:rsidRPr="00194654" w:rsidRDefault="001B0866" w:rsidP="007309C0">
      <w:pPr>
        <w:spacing w:line="480" w:lineRule="auto"/>
        <w:rPr>
          <w:rFonts w:cstheme="minorHAnsi"/>
          <w:b/>
          <w:bCs/>
        </w:rPr>
      </w:pPr>
      <w:ins w:id="1185" w:author="Tyler Steven Coleman" w:date="2022-12-06T14:19:00Z">
        <w:r>
          <w:rPr>
            <w:rFonts w:cstheme="minorHAnsi"/>
          </w:rPr>
          <w:t>Resource level</w:t>
        </w:r>
        <w:r w:rsidRPr="00194654" w:rsidDel="001B0866">
          <w:rPr>
            <w:rFonts w:cstheme="minorHAnsi"/>
          </w:rPr>
          <w:t xml:space="preserve"> </w:t>
        </w:r>
      </w:ins>
      <w:commentRangeStart w:id="1186"/>
      <w:del w:id="1187" w:author="Tyler Steven Coleman" w:date="2022-12-06T14:19:00Z">
        <w:r w:rsidR="00474064" w:rsidRPr="00194654" w:rsidDel="001B0866">
          <w:rPr>
            <w:rFonts w:cstheme="minorHAnsi"/>
          </w:rPr>
          <w:delText xml:space="preserve">Baiting </w:delText>
        </w:r>
        <w:commentRangeEnd w:id="1186"/>
        <w:r w:rsidDel="001B0866">
          <w:rPr>
            <w:rStyle w:val="CommentReference"/>
          </w:rPr>
          <w:commentReference w:id="1186"/>
        </w:r>
      </w:del>
      <w:r w:rsidR="00474064" w:rsidRPr="00194654">
        <w:rPr>
          <w:rFonts w:cstheme="minorHAnsi"/>
        </w:rPr>
        <w:t>(</w:t>
      </w:r>
      <w:r w:rsidR="007309C0" w:rsidRPr="00194654">
        <w:rPr>
          <w:rFonts w:cstheme="minorHAnsi"/>
        </w:rPr>
        <w:t xml:space="preserve">χ2 = </w:t>
      </w:r>
      <w:r w:rsidR="00EA58FB" w:rsidRPr="00194654">
        <w:rPr>
          <w:rFonts w:cstheme="minorHAnsi"/>
        </w:rPr>
        <w:t>41.1914</w:t>
      </w:r>
      <w:r w:rsidR="007309C0" w:rsidRPr="00194654">
        <w:rPr>
          <w:rFonts w:cstheme="minorHAnsi"/>
        </w:rPr>
        <w:t xml:space="preserve">, </w:t>
      </w:r>
      <w:proofErr w:type="spellStart"/>
      <w:r w:rsidR="007309C0" w:rsidRPr="00194654">
        <w:rPr>
          <w:rFonts w:cstheme="minorHAnsi"/>
        </w:rPr>
        <w:t>df</w:t>
      </w:r>
      <w:proofErr w:type="spellEnd"/>
      <w:r w:rsidR="007309C0" w:rsidRPr="00194654">
        <w:rPr>
          <w:rFonts w:cstheme="minorHAnsi"/>
        </w:rPr>
        <w:t xml:space="preserve"> = 1, p &lt; 0.001</w:t>
      </w:r>
      <w:r w:rsidR="00474064" w:rsidRPr="00194654">
        <w:rPr>
          <w:rFonts w:cstheme="minorHAnsi"/>
        </w:rPr>
        <w:t>) and sampling period (</w:t>
      </w:r>
      <w:r w:rsidR="007309C0" w:rsidRPr="00194654">
        <w:rPr>
          <w:rFonts w:cstheme="minorHAnsi"/>
        </w:rPr>
        <w:t xml:space="preserve">χ2 = </w:t>
      </w:r>
      <w:r w:rsidR="00EA58FB" w:rsidRPr="00194654">
        <w:rPr>
          <w:rFonts w:cstheme="minorHAnsi"/>
        </w:rPr>
        <w:t>7.</w:t>
      </w:r>
      <w:r w:rsidR="00EA58FB" w:rsidRPr="00B30A5D">
        <w:rPr>
          <w:rFonts w:cstheme="minorHAnsi"/>
        </w:rPr>
        <w:t>5171</w:t>
      </w:r>
      <w:r w:rsidR="007309C0" w:rsidRPr="00B30A5D">
        <w:rPr>
          <w:rFonts w:cstheme="minorHAnsi"/>
        </w:rPr>
        <w:t xml:space="preserve">, </w:t>
      </w:r>
      <w:proofErr w:type="spellStart"/>
      <w:r w:rsidR="007309C0" w:rsidRPr="00B30A5D">
        <w:rPr>
          <w:rFonts w:cstheme="minorHAnsi"/>
        </w:rPr>
        <w:t>df</w:t>
      </w:r>
      <w:proofErr w:type="spellEnd"/>
      <w:r w:rsidR="007309C0" w:rsidRPr="00B30A5D">
        <w:rPr>
          <w:rFonts w:cstheme="minorHAnsi"/>
        </w:rPr>
        <w:t xml:space="preserve"> = 1, p &lt; 0.00</w:t>
      </w:r>
      <w:r w:rsidR="00EA58FB" w:rsidRPr="00B30A5D">
        <w:rPr>
          <w:rFonts w:cstheme="minorHAnsi"/>
        </w:rPr>
        <w:t>6</w:t>
      </w:r>
      <w:r w:rsidR="00474064" w:rsidRPr="00B30A5D">
        <w:rPr>
          <w:rFonts w:cstheme="minorHAnsi"/>
        </w:rPr>
        <w:t>) were</w:t>
      </w:r>
      <w:ins w:id="1188" w:author="Tyler Steven Coleman" w:date="2022-12-06T17:03:00Z">
        <w:r w:rsidR="00EC477F">
          <w:rPr>
            <w:rFonts w:cstheme="minorHAnsi"/>
          </w:rPr>
          <w:t xml:space="preserve"> statistically</w:t>
        </w:r>
      </w:ins>
      <w:r w:rsidR="00474064" w:rsidRPr="00B30A5D">
        <w:rPr>
          <w:rFonts w:cstheme="minorHAnsi"/>
        </w:rPr>
        <w:t xml:space="preserve"> significant predictors of seed arrival</w:t>
      </w:r>
      <w:ins w:id="1189" w:author="Tyler Steven Coleman" w:date="2022-12-06T17:09:00Z">
        <w:r w:rsidR="00EC477F">
          <w:rPr>
            <w:rFonts w:cstheme="minorHAnsi"/>
          </w:rPr>
          <w:t xml:space="preserve"> (i.e., count)</w:t>
        </w:r>
      </w:ins>
      <w:r w:rsidR="003C36DD" w:rsidRPr="00B30A5D">
        <w:rPr>
          <w:rFonts w:cstheme="minorHAnsi"/>
        </w:rPr>
        <w:t xml:space="preserve">, collectively accounting for </w:t>
      </w:r>
      <w:r w:rsidR="008927B9" w:rsidRPr="00B30A5D">
        <w:rPr>
          <w:rFonts w:cstheme="minorHAnsi"/>
        </w:rPr>
        <w:t>57</w:t>
      </w:r>
      <w:r w:rsidR="003C36DD" w:rsidRPr="00B30A5D">
        <w:rPr>
          <w:rFonts w:cstheme="minorHAnsi"/>
        </w:rPr>
        <w:t>% of model variance</w:t>
      </w:r>
      <w:r w:rsidR="00474064" w:rsidRPr="00B30A5D">
        <w:rPr>
          <w:rFonts w:cstheme="minorHAnsi"/>
        </w:rPr>
        <w:t xml:space="preserve">. The random effect of </w:t>
      </w:r>
      <w:r w:rsidR="005E66BE" w:rsidRPr="00B30A5D">
        <w:rPr>
          <w:rFonts w:cstheme="minorHAnsi"/>
        </w:rPr>
        <w:t>pair</w:t>
      </w:r>
      <w:r w:rsidR="00474064" w:rsidRPr="00B30A5D">
        <w:rPr>
          <w:rFonts w:cstheme="minorHAnsi"/>
        </w:rPr>
        <w:t xml:space="preserve"> </w:t>
      </w:r>
      <w:r w:rsidR="003C36DD" w:rsidRPr="00B30A5D">
        <w:rPr>
          <w:rFonts w:cstheme="minorHAnsi"/>
        </w:rPr>
        <w:t xml:space="preserve">explained </w:t>
      </w:r>
      <w:r w:rsidR="008927B9" w:rsidRPr="00B30A5D">
        <w:rPr>
          <w:rFonts w:cstheme="minorHAnsi"/>
        </w:rPr>
        <w:t>17</w:t>
      </w:r>
      <w:r w:rsidR="003C36DD" w:rsidRPr="00B30A5D">
        <w:rPr>
          <w:rFonts w:cstheme="minorHAnsi"/>
        </w:rPr>
        <w:t>% of the remaining variance in seed arrival (</w:t>
      </w:r>
      <w:r w:rsidR="008927B9" w:rsidRPr="00B30A5D">
        <w:rPr>
          <w:rFonts w:cstheme="minorHAnsi"/>
        </w:rPr>
        <w:t>74</w:t>
      </w:r>
      <w:r w:rsidR="003C36DD" w:rsidRPr="00194654">
        <w:rPr>
          <w:rFonts w:cstheme="minorHAnsi"/>
        </w:rPr>
        <w:t>%</w:t>
      </w:r>
      <w:r w:rsidR="007309C0" w:rsidRPr="00194654">
        <w:rPr>
          <w:rFonts w:cstheme="minorHAnsi"/>
        </w:rPr>
        <w:t xml:space="preserve"> total</w:t>
      </w:r>
      <w:r w:rsidR="003C36DD" w:rsidRPr="00194654">
        <w:rPr>
          <w:rFonts w:cstheme="minorHAnsi"/>
        </w:rPr>
        <w:t>).</w:t>
      </w:r>
      <w:r w:rsidR="007309C0" w:rsidRPr="00194654">
        <w:rPr>
          <w:rFonts w:cstheme="minorHAnsi"/>
        </w:rPr>
        <w:t xml:space="preserve"> </w:t>
      </w:r>
      <w:commentRangeStart w:id="1190"/>
      <w:ins w:id="1191" w:author="Tyler Steven Coleman" w:date="2022-12-06T17:11:00Z">
        <w:r w:rsidR="00B82869">
          <w:rPr>
            <w:rFonts w:cstheme="minorHAnsi"/>
          </w:rPr>
          <w:t>We found that m</w:t>
        </w:r>
      </w:ins>
      <w:del w:id="1192" w:author="Tyler Steven Coleman" w:date="2022-12-06T17:11:00Z">
        <w:r w:rsidR="007309C0" w:rsidRPr="00194654" w:rsidDel="00B82869">
          <w:rPr>
            <w:rFonts w:cstheme="minorHAnsi"/>
          </w:rPr>
          <w:delText>M</w:delText>
        </w:r>
      </w:del>
      <w:r w:rsidR="007309C0" w:rsidRPr="00194654">
        <w:rPr>
          <w:rFonts w:cstheme="minorHAnsi"/>
        </w:rPr>
        <w:t>ean seed arrival</w:t>
      </w:r>
      <w:r w:rsidR="00A73886" w:rsidRPr="00194654">
        <w:rPr>
          <w:rFonts w:cstheme="minorHAnsi"/>
        </w:rPr>
        <w:t xml:space="preserve"> (Figure </w:t>
      </w:r>
      <w:r w:rsidR="00540164">
        <w:rPr>
          <w:rFonts w:cstheme="minorHAnsi"/>
        </w:rPr>
        <w:t>2</w:t>
      </w:r>
      <w:r w:rsidR="00A73886" w:rsidRPr="00194654">
        <w:rPr>
          <w:rFonts w:cstheme="minorHAnsi"/>
        </w:rPr>
        <w:t>)</w:t>
      </w:r>
      <w:r w:rsidR="007309C0" w:rsidRPr="00194654">
        <w:rPr>
          <w:rFonts w:cstheme="minorHAnsi"/>
        </w:rPr>
        <w:t xml:space="preserve"> in baited traps </w:t>
      </w:r>
      <w:commentRangeStart w:id="1193"/>
      <w:r w:rsidR="007309C0" w:rsidRPr="00194654">
        <w:rPr>
          <w:rFonts w:cstheme="minorHAnsi"/>
        </w:rPr>
        <w:t>(</w:t>
      </w:r>
      <w:r w:rsidR="008927B9" w:rsidRPr="00194654">
        <w:rPr>
          <w:rFonts w:cstheme="minorHAnsi"/>
        </w:rPr>
        <w:t>x̄</w:t>
      </w:r>
      <w:r w:rsidR="005E66BE" w:rsidRPr="00194654">
        <w:rPr>
          <w:rFonts w:cstheme="minorHAnsi"/>
        </w:rPr>
        <w:t xml:space="preserve"> = </w:t>
      </w:r>
      <w:r w:rsidR="008927B9" w:rsidRPr="00194654">
        <w:rPr>
          <w:rFonts w:cstheme="minorHAnsi"/>
        </w:rPr>
        <w:t>162</w:t>
      </w:r>
      <w:ins w:id="1194" w:author="Tyler Steven Coleman" w:date="2022-12-06T17:12:00Z">
        <w:r w:rsidR="00B82869">
          <w:rPr>
            <w:rFonts w:cstheme="minorHAnsi"/>
          </w:rPr>
          <w:t>;</w:t>
        </w:r>
      </w:ins>
      <w:del w:id="1195" w:author="Tyler Steven Coleman" w:date="2022-12-06T17:12:00Z">
        <w:r w:rsidR="005E66BE" w:rsidRPr="00194654" w:rsidDel="00B82869">
          <w:rPr>
            <w:rFonts w:cstheme="minorHAnsi"/>
          </w:rPr>
          <w:delText>,</w:delText>
        </w:r>
      </w:del>
      <w:r w:rsidR="005E66BE" w:rsidRPr="00194654">
        <w:rPr>
          <w:rFonts w:cstheme="minorHAnsi"/>
        </w:rPr>
        <w:t xml:space="preserve"> </w:t>
      </w:r>
      <w:del w:id="1196" w:author="Tyler Steven Coleman" w:date="2022-12-06T17:11:00Z">
        <w:r w:rsidR="005E66BE" w:rsidRPr="00194654" w:rsidDel="00B82869">
          <w:rPr>
            <w:rFonts w:cstheme="minorHAnsi"/>
          </w:rPr>
          <w:delText xml:space="preserve">LCL = </w:delText>
        </w:r>
      </w:del>
      <w:r w:rsidR="008927B9" w:rsidRPr="00194654">
        <w:rPr>
          <w:rFonts w:cstheme="minorHAnsi"/>
        </w:rPr>
        <w:t>70.74</w:t>
      </w:r>
      <w:ins w:id="1197" w:author="Tyler Steven Coleman" w:date="2022-12-06T17:11:00Z">
        <w:r w:rsidR="00B82869">
          <w:rPr>
            <w:rFonts w:cstheme="minorHAnsi"/>
          </w:rPr>
          <w:t>–</w:t>
        </w:r>
      </w:ins>
      <w:del w:id="1198" w:author="Tyler Steven Coleman" w:date="2022-12-06T17:11:00Z">
        <w:r w:rsidR="005E66BE" w:rsidRPr="00194654" w:rsidDel="00B82869">
          <w:rPr>
            <w:rFonts w:cstheme="minorHAnsi"/>
          </w:rPr>
          <w:delText xml:space="preserve">, UCL = </w:delText>
        </w:r>
      </w:del>
      <w:r w:rsidR="008927B9" w:rsidRPr="00194654">
        <w:rPr>
          <w:rFonts w:cstheme="minorHAnsi"/>
        </w:rPr>
        <w:t>369.1</w:t>
      </w:r>
      <w:ins w:id="1199" w:author="Tyler Steven Coleman" w:date="2022-12-06T17:12:00Z">
        <w:r w:rsidR="00B82869">
          <w:rPr>
            <w:rFonts w:cstheme="minorHAnsi"/>
          </w:rPr>
          <w:t>, ±95% CI</w:t>
        </w:r>
      </w:ins>
      <w:r w:rsidR="005E66BE" w:rsidRPr="00194654">
        <w:rPr>
          <w:rFonts w:cstheme="minorHAnsi"/>
        </w:rPr>
        <w:t>)</w:t>
      </w:r>
      <w:commentRangeEnd w:id="1193"/>
      <w:r w:rsidR="00B82869">
        <w:rPr>
          <w:rStyle w:val="CommentReference"/>
        </w:rPr>
        <w:commentReference w:id="1193"/>
      </w:r>
      <w:r w:rsidR="005E66BE" w:rsidRPr="00194654">
        <w:rPr>
          <w:rFonts w:cstheme="minorHAnsi"/>
        </w:rPr>
        <w:t xml:space="preserve"> was </w:t>
      </w:r>
      <w:r w:rsidR="008927B9" w:rsidRPr="00194654">
        <w:rPr>
          <w:rFonts w:cstheme="minorHAnsi"/>
        </w:rPr>
        <w:t>11.5 times</w:t>
      </w:r>
      <w:r w:rsidR="00C2173D" w:rsidRPr="00194654">
        <w:rPr>
          <w:rFonts w:cstheme="minorHAnsi"/>
        </w:rPr>
        <w:t xml:space="preserve"> greater</w:t>
      </w:r>
      <w:r w:rsidR="005E66BE" w:rsidRPr="00194654">
        <w:rPr>
          <w:rFonts w:cstheme="minorHAnsi"/>
        </w:rPr>
        <w:t xml:space="preserve"> than control traps (</w:t>
      </w:r>
      <w:r w:rsidR="008927B9" w:rsidRPr="00194654">
        <w:rPr>
          <w:rFonts w:cstheme="minorHAnsi"/>
        </w:rPr>
        <w:t>x̄</w:t>
      </w:r>
      <w:r w:rsidR="005E66BE" w:rsidRPr="00194654">
        <w:rPr>
          <w:rFonts w:cstheme="minorHAnsi"/>
        </w:rPr>
        <w:t xml:space="preserve"> = </w:t>
      </w:r>
      <w:r w:rsidR="008927B9" w:rsidRPr="00194654">
        <w:rPr>
          <w:rFonts w:cstheme="minorHAnsi"/>
        </w:rPr>
        <w:t>14</w:t>
      </w:r>
      <w:r w:rsidR="005E66BE" w:rsidRPr="00194654">
        <w:rPr>
          <w:rFonts w:cstheme="minorHAnsi"/>
        </w:rPr>
        <w:t xml:space="preserve">, LCL = </w:t>
      </w:r>
      <w:r w:rsidR="008927B9" w:rsidRPr="00194654">
        <w:rPr>
          <w:rFonts w:cstheme="minorHAnsi"/>
        </w:rPr>
        <w:t>6.07</w:t>
      </w:r>
      <w:r w:rsidR="005E66BE" w:rsidRPr="00194654">
        <w:rPr>
          <w:rFonts w:cstheme="minorHAnsi"/>
        </w:rPr>
        <w:t xml:space="preserve">, UCL = </w:t>
      </w:r>
      <w:r w:rsidR="008927B9" w:rsidRPr="00194654">
        <w:rPr>
          <w:rFonts w:cstheme="minorHAnsi"/>
        </w:rPr>
        <w:t>32.3</w:t>
      </w:r>
      <w:r w:rsidR="005E66BE" w:rsidRPr="00194654">
        <w:rPr>
          <w:rFonts w:cstheme="minorHAnsi"/>
        </w:rPr>
        <w:t>).</w:t>
      </w:r>
      <w:r w:rsidR="00194654" w:rsidRPr="00194654">
        <w:rPr>
          <w:rFonts w:cstheme="minorHAnsi"/>
        </w:rPr>
        <w:t xml:space="preserve"> </w:t>
      </w:r>
      <w:commentRangeEnd w:id="1190"/>
      <w:r w:rsidR="00B82869">
        <w:rPr>
          <w:rStyle w:val="CommentReference"/>
        </w:rPr>
        <w:commentReference w:id="1190"/>
      </w:r>
    </w:p>
    <w:p w14:paraId="4DFA8857" w14:textId="77777777" w:rsidR="00430925" w:rsidRPr="00194654" w:rsidRDefault="00430925" w:rsidP="00430925">
      <w:pPr>
        <w:snapToGrid w:val="0"/>
        <w:spacing w:line="480" w:lineRule="auto"/>
        <w:rPr>
          <w:rFonts w:cstheme="minorHAnsi"/>
          <w:u w:val="single"/>
          <w:lang w:val="en-GB"/>
        </w:rPr>
      </w:pPr>
    </w:p>
    <w:p w14:paraId="3DBDDB13" w14:textId="2F8871C2" w:rsidR="00430925" w:rsidRPr="00194654" w:rsidRDefault="00430925" w:rsidP="00430925">
      <w:pPr>
        <w:snapToGrid w:val="0"/>
        <w:spacing w:line="480" w:lineRule="auto"/>
        <w:rPr>
          <w:rFonts w:cstheme="minorHAnsi"/>
          <w:u w:val="single"/>
          <w:lang w:val="en-GB"/>
        </w:rPr>
      </w:pPr>
      <w:r w:rsidRPr="00194654">
        <w:rPr>
          <w:rFonts w:cstheme="minorHAnsi"/>
          <w:u w:val="single"/>
          <w:lang w:val="en-GB"/>
        </w:rPr>
        <w:t xml:space="preserve">Experiment </w:t>
      </w:r>
      <w:del w:id="1200" w:author="Tyler Steven Coleman" w:date="2022-12-08T09:33:00Z">
        <w:r w:rsidRPr="00194654" w:rsidDel="00B24D71">
          <w:rPr>
            <w:rFonts w:cstheme="minorHAnsi"/>
            <w:u w:val="single"/>
            <w:lang w:val="en-GB"/>
          </w:rPr>
          <w:delText>1</w:delText>
        </w:r>
      </w:del>
      <w:ins w:id="1201" w:author="Tyler Steven Coleman" w:date="2022-12-08T09:33:00Z">
        <w:r w:rsidR="00B24D71">
          <w:rPr>
            <w:rFonts w:cstheme="minorHAnsi"/>
            <w:u w:val="single"/>
            <w:lang w:val="en-GB"/>
          </w:rPr>
          <w:t>2</w:t>
        </w:r>
      </w:ins>
    </w:p>
    <w:p w14:paraId="5B059CC3" w14:textId="06CA0CF2" w:rsidR="001B001C" w:rsidRDefault="001B001C" w:rsidP="001B001C">
      <w:pPr>
        <w:snapToGrid w:val="0"/>
        <w:spacing w:line="480" w:lineRule="auto"/>
        <w:rPr>
          <w:rFonts w:cstheme="minorHAnsi"/>
          <w:lang w:val="en-GB"/>
        </w:rPr>
      </w:pPr>
      <w:r w:rsidRPr="00194654">
        <w:rPr>
          <w:rFonts w:cstheme="minorHAnsi"/>
          <w:lang w:val="en-GB"/>
        </w:rPr>
        <w:t xml:space="preserve">2.1 Bird </w:t>
      </w:r>
      <w:commentRangeStart w:id="1202"/>
      <w:del w:id="1203" w:author="Tyler Steven Coleman" w:date="2022-12-08T09:51:00Z">
        <w:r w:rsidRPr="00194654" w:rsidDel="00B16A68">
          <w:rPr>
            <w:rFonts w:cstheme="minorHAnsi"/>
            <w:lang w:val="en-GB"/>
          </w:rPr>
          <w:delText>magnitude</w:delText>
        </w:r>
        <w:commentRangeEnd w:id="1202"/>
        <w:r w:rsidR="00B24D71" w:rsidDel="00B16A68">
          <w:rPr>
            <w:rStyle w:val="CommentReference"/>
          </w:rPr>
          <w:commentReference w:id="1202"/>
        </w:r>
      </w:del>
      <w:ins w:id="1204" w:author="Tyler Steven Coleman" w:date="2022-12-08T09:51:00Z">
        <w:r w:rsidR="00B16A68">
          <w:rPr>
            <w:rFonts w:cstheme="minorHAnsi"/>
            <w:lang w:val="en-GB"/>
          </w:rPr>
          <w:t>counts</w:t>
        </w:r>
      </w:ins>
      <w:r w:rsidRPr="00194654">
        <w:rPr>
          <w:rFonts w:cstheme="minorHAnsi"/>
          <w:lang w:val="en-GB"/>
        </w:rPr>
        <w:t>.</w:t>
      </w:r>
    </w:p>
    <w:p w14:paraId="52DFEBE2" w14:textId="78BA01D7" w:rsidR="00C5740B" w:rsidRDefault="001C6D33" w:rsidP="7AF1EB56">
      <w:pPr>
        <w:snapToGrid w:val="0"/>
        <w:spacing w:line="480" w:lineRule="auto"/>
      </w:pPr>
      <w:r w:rsidRPr="7AF1EB56">
        <w:rPr>
          <w:lang w:val="en-GB"/>
        </w:rPr>
        <w:t>Feeder</w:t>
      </w:r>
      <w:r w:rsidR="005C5F8D" w:rsidRPr="7AF1EB56">
        <w:rPr>
          <w:lang w:val="en-GB"/>
        </w:rPr>
        <w:t xml:space="preserve"> resource level treatment was </w:t>
      </w:r>
      <w:ins w:id="1205" w:author="Tyler Steven Coleman" w:date="2022-12-06T17:14:00Z">
        <w:r w:rsidR="00B82869">
          <w:rPr>
            <w:lang w:val="en-GB"/>
          </w:rPr>
          <w:t xml:space="preserve">a </w:t>
        </w:r>
        <w:commentRangeStart w:id="1206"/>
        <w:r w:rsidR="00B82869">
          <w:rPr>
            <w:lang w:val="en-GB"/>
          </w:rPr>
          <w:t xml:space="preserve">statistically </w:t>
        </w:r>
      </w:ins>
      <w:r w:rsidR="005C5F8D" w:rsidRPr="7AF1EB56">
        <w:rPr>
          <w:lang w:val="en-GB"/>
        </w:rPr>
        <w:t>significant</w:t>
      </w:r>
      <w:commentRangeEnd w:id="1206"/>
      <w:r w:rsidR="0024518E">
        <w:rPr>
          <w:rStyle w:val="CommentReference"/>
        </w:rPr>
        <w:commentReference w:id="1206"/>
      </w:r>
      <w:r w:rsidR="005C5F8D" w:rsidRPr="7AF1EB56">
        <w:rPr>
          <w:lang w:val="en-GB"/>
        </w:rPr>
        <w:t xml:space="preserve"> predictor of total bird detections at feeders (Figure </w:t>
      </w:r>
      <w:r w:rsidR="00540164" w:rsidRPr="7AF1EB56">
        <w:rPr>
          <w:lang w:val="en-GB"/>
        </w:rPr>
        <w:t>3</w:t>
      </w:r>
      <w:r w:rsidR="00262E0C" w:rsidRPr="7AF1EB56">
        <w:rPr>
          <w:lang w:val="en-GB"/>
        </w:rPr>
        <w:t>A</w:t>
      </w:r>
      <w:r w:rsidR="005C5F8D" w:rsidRPr="7AF1EB56">
        <w:rPr>
          <w:lang w:val="en-GB"/>
        </w:rPr>
        <w:t xml:space="preserve">; </w:t>
      </w:r>
      <w:commentRangeStart w:id="1207"/>
      <w:r w:rsidR="005C5F8D" w:rsidRPr="7AF1EB56">
        <w:t xml:space="preserve">χ2 = 25.6, </w:t>
      </w:r>
      <w:proofErr w:type="spellStart"/>
      <w:r w:rsidR="005C5F8D" w:rsidRPr="7AF1EB56">
        <w:t>df</w:t>
      </w:r>
      <w:proofErr w:type="spellEnd"/>
      <w:r w:rsidR="005C5F8D" w:rsidRPr="7AF1EB56">
        <w:t xml:space="preserve"> = 3, p &lt; 0.001</w:t>
      </w:r>
      <w:commentRangeEnd w:id="1207"/>
      <w:r w:rsidR="00B82869">
        <w:rPr>
          <w:rStyle w:val="CommentReference"/>
        </w:rPr>
        <w:commentReference w:id="1207"/>
      </w:r>
      <w:r w:rsidR="005C5F8D" w:rsidRPr="7AF1EB56">
        <w:t xml:space="preserve">). The random effect of block explained </w:t>
      </w:r>
      <w:r w:rsidR="00FA104F" w:rsidRPr="7AF1EB56">
        <w:t xml:space="preserve">70-74% of the variance in bird detections. Treatment explained 14-15% (total explained variance 85-89%). Mean total bird detections was greatest for the medium resource feeder (x̄ = 63.2, LCL = 20.6, UCL = 193.3), followed by high resource (x̄ = 58.7, LCL = 19.2, UCL = 180.1), low resource (x̄ = 44.8, LCL = 14.6, UCL = 137.5), and control (x̄ = 10.6, LCL = 3.3, UCL = 34.2). The contrast between the control and medium (ratio = 0.168, p &lt; 0.001), high (ratio = 0.181, p &lt; 0.001), and low (ratio 0.237, p &lt; 0.001) feeder treatments was </w:t>
      </w:r>
      <w:ins w:id="1208" w:author="Tyler Steven Coleman" w:date="2022-12-06T17:16:00Z">
        <w:r w:rsidR="00B82869">
          <w:t xml:space="preserve">statistically </w:t>
        </w:r>
      </w:ins>
      <w:r w:rsidR="00FA104F" w:rsidRPr="7AF1EB56">
        <w:t>significant.</w:t>
      </w:r>
      <w:ins w:id="1209" w:author="Tyler Steven Coleman" w:date="2022-12-06T17:16:00Z">
        <w:r w:rsidR="00B82869">
          <w:t xml:space="preserve"> Here I would add the effect</w:t>
        </w:r>
      </w:ins>
      <w:ins w:id="1210" w:author="Tyler Steven Coleman" w:date="2022-12-06T17:17:00Z">
        <w:r w:rsidR="00B82869">
          <w:t xml:space="preserve"> sizes for each comparison </w:t>
        </w:r>
      </w:ins>
      <w:ins w:id="1211" w:author="Tyler Steven Coleman" w:date="2022-12-08T09:27:00Z">
        <w:r w:rsidR="00B24D71">
          <w:t>(e</w:t>
        </w:r>
      </w:ins>
      <w:ins w:id="1212" w:author="Tyler Steven Coleman" w:date="2022-12-08T09:28:00Z">
        <w:r w:rsidR="00B24D71">
          <w:t xml:space="preserve">.g., </w:t>
        </w:r>
      </w:ins>
      <w:ins w:id="1213" w:author="Tyler Steven Coleman" w:date="2022-12-08T09:30:00Z">
        <w:r w:rsidR="00B24D71">
          <w:t xml:space="preserve">“We found that the control </w:t>
        </w:r>
      </w:ins>
      <w:ins w:id="1214" w:author="Tyler Steven Coleman" w:date="2022-12-08T09:33:00Z">
        <w:r w:rsidR="00B24D71">
          <w:t>observed</w:t>
        </w:r>
      </w:ins>
      <w:ins w:id="1215" w:author="Tyler Steven Coleman" w:date="2022-12-08T09:30:00Z">
        <w:r w:rsidR="00B24D71">
          <w:t xml:space="preserve"> [Beta estimate]</w:t>
        </w:r>
      </w:ins>
      <w:ins w:id="1216" w:author="Tyler Steven Coleman" w:date="2022-12-08T09:33:00Z">
        <w:r w:rsidR="00B24D71">
          <w:t xml:space="preserve"> more/less bi</w:t>
        </w:r>
      </w:ins>
      <w:ins w:id="1217" w:author="Tyler Steven Coleman" w:date="2022-12-08T09:34:00Z">
        <w:r w:rsidR="00B24D71">
          <w:t xml:space="preserve">rds ([95% CI]; ±95% CI) than </w:t>
        </w:r>
      </w:ins>
      <w:ins w:id="1218" w:author="Tyler Steven Coleman" w:date="2022-12-08T09:36:00Z">
        <w:r w:rsidR="00B24D71">
          <w:t>low feeder resource levels</w:t>
        </w:r>
      </w:ins>
      <w:ins w:id="1219" w:author="Tyler Steven Coleman" w:date="2022-12-08T09:34:00Z">
        <w:r w:rsidR="00B24D71">
          <w:t xml:space="preserve"> (p = []</w:t>
        </w:r>
      </w:ins>
      <w:ins w:id="1220" w:author="Tyler Steven Coleman" w:date="2022-12-08T09:35:00Z">
        <w:r w:rsidR="00B24D71">
          <w:t>)</w:t>
        </w:r>
      </w:ins>
      <w:ins w:id="1221" w:author="Tyler Steven Coleman" w:date="2022-12-08T09:37:00Z">
        <w:r w:rsidR="0024518E">
          <w:t xml:space="preserve">, [Beta estimate] more/less birds </w:t>
        </w:r>
        <w:r w:rsidR="0024518E">
          <w:t xml:space="preserve">([95% CI]; ±95% CI) than </w:t>
        </w:r>
        <w:r w:rsidR="0024518E">
          <w:t>medium</w:t>
        </w:r>
        <w:r w:rsidR="0024518E">
          <w:t xml:space="preserve"> feeder resource levels (p = [])</w:t>
        </w:r>
        <w:r w:rsidR="0024518E">
          <w:t xml:space="preserve">, and </w:t>
        </w:r>
        <w:r w:rsidR="0024518E">
          <w:t xml:space="preserve">[Beta </w:t>
        </w:r>
        <w:r w:rsidR="0024518E">
          <w:lastRenderedPageBreak/>
          <w:t xml:space="preserve">estimate] more/less birds ([95% CI]; ±95% CI) than </w:t>
        </w:r>
      </w:ins>
      <w:ins w:id="1222" w:author="Tyler Steven Coleman" w:date="2022-12-08T09:38:00Z">
        <w:r w:rsidR="0024518E">
          <w:t>high</w:t>
        </w:r>
      </w:ins>
      <w:ins w:id="1223" w:author="Tyler Steven Coleman" w:date="2022-12-08T09:37:00Z">
        <w:r w:rsidR="0024518E">
          <w:t xml:space="preserve"> feeder resource levels (p = [])</w:t>
        </w:r>
      </w:ins>
      <w:ins w:id="1224" w:author="Tyler Steven Coleman" w:date="2022-12-08T09:38:00Z">
        <w:r w:rsidR="0024518E">
          <w:t xml:space="preserve">. The low resource feeder observed [Beta estimate] more/less birds </w:t>
        </w:r>
      </w:ins>
      <w:ins w:id="1225" w:author="Tyler Steven Coleman" w:date="2022-12-08T09:39:00Z">
        <w:r w:rsidR="0024518E">
          <w:t>([95% CI]; ±95% CI) than medium feeder resource levels (p = []) and [Beta estimate] more/less birds ([95% CI]; ±95% CI) than high feeder resource levels (p = []).</w:t>
        </w:r>
      </w:ins>
      <w:ins w:id="1226" w:author="Tyler Steven Coleman" w:date="2022-12-08T09:40:00Z">
        <w:r w:rsidR="0024518E">
          <w:t xml:space="preserve"> Lastly, the medium resource feeder observed [Beta estimate] more/less birds ([95% CI]; ±95% CI) than </w:t>
        </w:r>
      </w:ins>
      <w:ins w:id="1227" w:author="Tyler Steven Coleman" w:date="2022-12-08T09:41:00Z">
        <w:r w:rsidR="0024518E">
          <w:t>the high resource feeder (p = []).”).</w:t>
        </w:r>
      </w:ins>
    </w:p>
    <w:p w14:paraId="1E380A11" w14:textId="77777777" w:rsidR="005C5F8D" w:rsidRPr="00194654" w:rsidRDefault="005C5F8D" w:rsidP="001B001C">
      <w:pPr>
        <w:snapToGrid w:val="0"/>
        <w:spacing w:line="480" w:lineRule="auto"/>
        <w:rPr>
          <w:rFonts w:cstheme="minorHAnsi"/>
          <w:lang w:val="en-GB"/>
        </w:rPr>
      </w:pPr>
    </w:p>
    <w:p w14:paraId="015BDCC2" w14:textId="73692DDE" w:rsidR="001B001C" w:rsidRDefault="001B001C" w:rsidP="001B001C">
      <w:pPr>
        <w:snapToGrid w:val="0"/>
        <w:spacing w:line="480" w:lineRule="auto"/>
        <w:rPr>
          <w:rFonts w:cstheme="minorHAnsi"/>
          <w:lang w:val="en-GB"/>
        </w:rPr>
      </w:pPr>
      <w:r w:rsidRPr="00194654">
        <w:rPr>
          <w:rFonts w:cstheme="minorHAnsi"/>
          <w:lang w:val="en-GB"/>
        </w:rPr>
        <w:t xml:space="preserve">2.2 Bird richness. </w:t>
      </w:r>
    </w:p>
    <w:p w14:paraId="5701D45A" w14:textId="2ADDB360" w:rsidR="00C5740B" w:rsidRDefault="00B16A68" w:rsidP="7AF1EB56">
      <w:pPr>
        <w:snapToGrid w:val="0"/>
        <w:spacing w:line="480" w:lineRule="auto"/>
        <w:rPr>
          <w:lang w:val="en-GB"/>
        </w:rPr>
      </w:pPr>
      <w:ins w:id="1228" w:author="Tyler Steven Coleman" w:date="2022-12-08T09:49:00Z">
        <w:r>
          <w:rPr>
            <w:lang w:val="en-GB"/>
          </w:rPr>
          <w:t>We found f</w:t>
        </w:r>
      </w:ins>
      <w:del w:id="1229" w:author="Tyler Steven Coleman" w:date="2022-12-08T09:49:00Z">
        <w:r w:rsidR="00C5740B" w:rsidRPr="7AF1EB56" w:rsidDel="00B16A68">
          <w:rPr>
            <w:lang w:val="en-GB"/>
          </w:rPr>
          <w:delText>F</w:delText>
        </w:r>
      </w:del>
      <w:r w:rsidR="00C5740B" w:rsidRPr="7AF1EB56">
        <w:rPr>
          <w:lang w:val="en-GB"/>
        </w:rPr>
        <w:t xml:space="preserve">eeder resource level treatment was a </w:t>
      </w:r>
      <w:ins w:id="1230" w:author="Tyler Steven Coleman" w:date="2022-12-08T09:43:00Z">
        <w:r w:rsidR="0024518E">
          <w:rPr>
            <w:lang w:val="en-GB"/>
          </w:rPr>
          <w:t xml:space="preserve">statistically </w:t>
        </w:r>
      </w:ins>
      <w:r w:rsidR="00C5740B" w:rsidRPr="7AF1EB56">
        <w:rPr>
          <w:lang w:val="en-GB"/>
        </w:rPr>
        <w:t xml:space="preserve">significant predictor of </w:t>
      </w:r>
      <w:del w:id="1231" w:author="Tyler Steven Coleman" w:date="2022-12-08T10:18:00Z">
        <w:r w:rsidR="00C5740B" w:rsidRPr="7AF1EB56" w:rsidDel="00276BBD">
          <w:rPr>
            <w:lang w:val="en-GB"/>
          </w:rPr>
          <w:delText xml:space="preserve">total </w:delText>
        </w:r>
      </w:del>
      <w:r w:rsidR="00C5740B" w:rsidRPr="7AF1EB56">
        <w:rPr>
          <w:lang w:val="en-GB"/>
        </w:rPr>
        <w:t xml:space="preserve">bird </w:t>
      </w:r>
      <w:ins w:id="1232" w:author="Tyler Steven Coleman" w:date="2022-12-08T10:18:00Z">
        <w:r w:rsidR="00276BBD">
          <w:rPr>
            <w:lang w:val="en-GB"/>
          </w:rPr>
          <w:t xml:space="preserve">species </w:t>
        </w:r>
      </w:ins>
      <w:r w:rsidR="00C5740B" w:rsidRPr="7AF1EB56">
        <w:rPr>
          <w:lang w:val="en-GB"/>
        </w:rPr>
        <w:t>richness at feeders (</w:t>
      </w:r>
      <w:r w:rsidR="00212B3C" w:rsidRPr="7AF1EB56">
        <w:rPr>
          <w:lang w:val="en-GB"/>
        </w:rPr>
        <w:t xml:space="preserve">Figure </w:t>
      </w:r>
      <w:r w:rsidR="00540164" w:rsidRPr="7AF1EB56">
        <w:rPr>
          <w:lang w:val="en-GB"/>
        </w:rPr>
        <w:t>3</w:t>
      </w:r>
      <w:r w:rsidR="00262E0C" w:rsidRPr="7AF1EB56">
        <w:rPr>
          <w:lang w:val="en-GB"/>
        </w:rPr>
        <w:t>A</w:t>
      </w:r>
      <w:r w:rsidR="00212B3C" w:rsidRPr="7AF1EB56">
        <w:rPr>
          <w:lang w:val="en-GB"/>
        </w:rPr>
        <w:t xml:space="preserve">; </w:t>
      </w:r>
      <w:r w:rsidR="00C5740B" w:rsidRPr="7AF1EB56">
        <w:t xml:space="preserve">χ2 = 7.9, </w:t>
      </w:r>
      <w:proofErr w:type="spellStart"/>
      <w:r w:rsidR="00C5740B" w:rsidRPr="7AF1EB56">
        <w:t>df</w:t>
      </w:r>
      <w:proofErr w:type="spellEnd"/>
      <w:r w:rsidR="00C5740B" w:rsidRPr="7AF1EB56">
        <w:t xml:space="preserve"> = 3, p = 0.05</w:t>
      </w:r>
      <w:r w:rsidR="00C5740B" w:rsidRPr="7AF1EB56">
        <w:rPr>
          <w:lang w:val="en-GB"/>
        </w:rPr>
        <w:t>). The entire model explained 90% of the variance in the model, but a majority of that was associated with the random effect of block (87%). Bird</w:t>
      </w:r>
      <w:ins w:id="1233" w:author="Tyler Steven Coleman" w:date="2022-12-08T10:18:00Z">
        <w:r w:rsidR="00276BBD">
          <w:rPr>
            <w:lang w:val="en-GB"/>
          </w:rPr>
          <w:t xml:space="preserve"> species</w:t>
        </w:r>
      </w:ins>
      <w:r w:rsidR="00C5740B" w:rsidRPr="7AF1EB56">
        <w:rPr>
          <w:lang w:val="en-GB"/>
        </w:rPr>
        <w:t xml:space="preserve"> richness was greatest at the medium resource feeders (</w:t>
      </w:r>
      <w:r w:rsidR="00C5740B" w:rsidRPr="7AF1EB56">
        <w:t>x̄ = 2.8, LCL = 1.93, UCL = 3.67</w:t>
      </w:r>
      <w:r w:rsidR="00C5740B" w:rsidRPr="7AF1EB56">
        <w:rPr>
          <w:lang w:val="en-GB"/>
        </w:rPr>
        <w:t>), followed by high (</w:t>
      </w:r>
      <w:r w:rsidR="00C5740B" w:rsidRPr="7AF1EB56">
        <w:t>x̄ = 2.7, LCL = 1.83, UCL = 3.57)</w:t>
      </w:r>
      <w:r w:rsidR="00C5740B" w:rsidRPr="7AF1EB56">
        <w:rPr>
          <w:lang w:val="en-GB"/>
        </w:rPr>
        <w:t>, control (</w:t>
      </w:r>
      <w:r w:rsidR="00212B3C" w:rsidRPr="7AF1EB56">
        <w:t>x̄ = 2.4, LCL = 1.53, UCL = 3.27</w:t>
      </w:r>
      <w:r w:rsidR="00C5740B" w:rsidRPr="7AF1EB56">
        <w:t>)</w:t>
      </w:r>
      <w:r w:rsidR="00C5740B" w:rsidRPr="7AF1EB56">
        <w:rPr>
          <w:lang w:val="en-GB"/>
        </w:rPr>
        <w:t>, and low (</w:t>
      </w:r>
      <w:r w:rsidR="00C5740B" w:rsidRPr="7AF1EB56">
        <w:t>x̄ = 2.3, LCL = 1.</w:t>
      </w:r>
      <w:r w:rsidR="00212B3C" w:rsidRPr="7AF1EB56">
        <w:t>4</w:t>
      </w:r>
      <w:r w:rsidR="00C5740B" w:rsidRPr="7AF1EB56">
        <w:t>3, UCL = 3.</w:t>
      </w:r>
      <w:r w:rsidR="00212B3C" w:rsidRPr="7AF1EB56">
        <w:t>1</w:t>
      </w:r>
      <w:r w:rsidR="00C5740B" w:rsidRPr="7AF1EB56">
        <w:t>7)</w:t>
      </w:r>
      <w:r w:rsidR="00212B3C" w:rsidRPr="7AF1EB56">
        <w:rPr>
          <w:lang w:val="en-GB"/>
        </w:rPr>
        <w:t xml:space="preserve">. The contrast between low and medium feeders was </w:t>
      </w:r>
      <w:ins w:id="1234" w:author="Tyler Steven Coleman" w:date="2022-12-08T09:49:00Z">
        <w:r>
          <w:rPr>
            <w:lang w:val="en-GB"/>
          </w:rPr>
          <w:t xml:space="preserve">statistically </w:t>
        </w:r>
      </w:ins>
      <w:r w:rsidR="00212B3C" w:rsidRPr="7AF1EB56">
        <w:rPr>
          <w:lang w:val="en-GB"/>
        </w:rPr>
        <w:t xml:space="preserve">significant (t ratio = -2.412, p = 0.02). The contrast between control and medium feeders (t ratio = -1.930, </w:t>
      </w:r>
      <w:proofErr w:type="spellStart"/>
      <w:r w:rsidR="00212B3C" w:rsidRPr="7AF1EB56">
        <w:rPr>
          <w:lang w:val="en-GB"/>
        </w:rPr>
        <w:t>df</w:t>
      </w:r>
      <w:proofErr w:type="spellEnd"/>
      <w:r w:rsidR="00212B3C" w:rsidRPr="7AF1EB56">
        <w:rPr>
          <w:lang w:val="en-GB"/>
        </w:rPr>
        <w:t xml:space="preserve"> = 27, p = 0.06) and low and high feeders (t ratio = -1.930, </w:t>
      </w:r>
      <w:proofErr w:type="spellStart"/>
      <w:r w:rsidR="00212B3C" w:rsidRPr="7AF1EB56">
        <w:rPr>
          <w:lang w:val="en-GB"/>
        </w:rPr>
        <w:t>df</w:t>
      </w:r>
      <w:proofErr w:type="spellEnd"/>
      <w:r w:rsidR="00212B3C" w:rsidRPr="7AF1EB56">
        <w:rPr>
          <w:lang w:val="en-GB"/>
        </w:rPr>
        <w:t xml:space="preserve"> = 27, p = 0.06) was marginally </w:t>
      </w:r>
      <w:ins w:id="1235" w:author="Tyler Steven Coleman" w:date="2022-12-08T09:48:00Z">
        <w:r>
          <w:rPr>
            <w:lang w:val="en-GB"/>
          </w:rPr>
          <w:t>statisticall</w:t>
        </w:r>
      </w:ins>
      <w:ins w:id="1236" w:author="Tyler Steven Coleman" w:date="2022-12-08T09:49:00Z">
        <w:r>
          <w:rPr>
            <w:lang w:val="en-GB"/>
          </w:rPr>
          <w:t xml:space="preserve">y </w:t>
        </w:r>
      </w:ins>
      <w:r w:rsidR="00212B3C" w:rsidRPr="7AF1EB56">
        <w:rPr>
          <w:lang w:val="en-GB"/>
        </w:rPr>
        <w:t>significant.</w:t>
      </w:r>
      <w:ins w:id="1237" w:author="Tyler Steven Coleman" w:date="2022-12-08T09:45:00Z">
        <w:r w:rsidR="0024518E">
          <w:rPr>
            <w:lang w:val="en-GB"/>
          </w:rPr>
          <w:t xml:space="preserve"> </w:t>
        </w:r>
        <w:r w:rsidR="0024518E">
          <w:t>I would add the effect sizes for each comparison</w:t>
        </w:r>
        <w:r w:rsidR="0024518E">
          <w:t xml:space="preserve"> just like above.</w:t>
        </w:r>
      </w:ins>
    </w:p>
    <w:p w14:paraId="59AD6E40" w14:textId="77777777" w:rsidR="00212B3C" w:rsidRPr="00194654" w:rsidRDefault="00212B3C" w:rsidP="001B001C">
      <w:pPr>
        <w:snapToGrid w:val="0"/>
        <w:spacing w:line="480" w:lineRule="auto"/>
        <w:rPr>
          <w:rFonts w:cstheme="minorHAnsi"/>
          <w:lang w:val="en-GB"/>
        </w:rPr>
      </w:pPr>
    </w:p>
    <w:p w14:paraId="3C30AAFC" w14:textId="107D2319" w:rsidR="001B001C" w:rsidRDefault="001B001C" w:rsidP="001B001C">
      <w:pPr>
        <w:snapToGrid w:val="0"/>
        <w:spacing w:line="480" w:lineRule="auto"/>
        <w:rPr>
          <w:rFonts w:cstheme="minorHAnsi"/>
          <w:lang w:val="en-GB"/>
        </w:rPr>
      </w:pPr>
      <w:r w:rsidRPr="00194654">
        <w:rPr>
          <w:rFonts w:cstheme="minorHAnsi"/>
          <w:lang w:val="en-GB"/>
        </w:rPr>
        <w:t xml:space="preserve">2.3 Seed </w:t>
      </w:r>
      <w:commentRangeStart w:id="1238"/>
      <w:del w:id="1239" w:author="Tyler Steven Coleman" w:date="2022-12-08T09:51:00Z">
        <w:r w:rsidR="001B6373" w:rsidDel="00B16A68">
          <w:rPr>
            <w:rFonts w:cstheme="minorHAnsi"/>
            <w:lang w:val="en-GB"/>
          </w:rPr>
          <w:delText>detections</w:delText>
        </w:r>
      </w:del>
      <w:commentRangeEnd w:id="1238"/>
      <w:r w:rsidR="00B16A68">
        <w:rPr>
          <w:rStyle w:val="CommentReference"/>
        </w:rPr>
        <w:commentReference w:id="1238"/>
      </w:r>
      <w:ins w:id="1240" w:author="Tyler Steven Coleman" w:date="2022-12-08T09:51:00Z">
        <w:r w:rsidR="00B16A68">
          <w:rPr>
            <w:rFonts w:cstheme="minorHAnsi"/>
            <w:lang w:val="en-GB"/>
          </w:rPr>
          <w:t>counts</w:t>
        </w:r>
      </w:ins>
      <w:r w:rsidRPr="00194654">
        <w:rPr>
          <w:rFonts w:cstheme="minorHAnsi"/>
          <w:lang w:val="en-GB"/>
        </w:rPr>
        <w:t>.</w:t>
      </w:r>
      <w:r w:rsidR="0043131F">
        <w:rPr>
          <w:rFonts w:cstheme="minorHAnsi"/>
          <w:lang w:val="en-GB"/>
        </w:rPr>
        <w:t xml:space="preserve"> </w:t>
      </w:r>
    </w:p>
    <w:p w14:paraId="3FD8469E" w14:textId="7C4B2359" w:rsidR="00194654" w:rsidRPr="00FB378B" w:rsidRDefault="001B6373" w:rsidP="7AF1EB56">
      <w:pPr>
        <w:snapToGrid w:val="0"/>
        <w:spacing w:line="480" w:lineRule="auto"/>
        <w:rPr>
          <w:lang w:val="en-GB"/>
        </w:rPr>
      </w:pPr>
      <w:r w:rsidRPr="7AF1EB56">
        <w:rPr>
          <w:lang w:val="en-GB"/>
        </w:rPr>
        <w:t>Treatment (</w:t>
      </w:r>
      <w:proofErr w:type="spellStart"/>
      <w:r w:rsidRPr="7AF1EB56">
        <w:rPr>
          <w:lang w:val="en-GB"/>
        </w:rPr>
        <w:t>Res.df</w:t>
      </w:r>
      <w:proofErr w:type="spellEnd"/>
      <w:r w:rsidRPr="7AF1EB56">
        <w:rPr>
          <w:lang w:val="en-GB"/>
        </w:rPr>
        <w:t xml:space="preserve">. = 196, </w:t>
      </w:r>
      <w:proofErr w:type="spellStart"/>
      <w:proofErr w:type="gramStart"/>
      <w:r w:rsidRPr="7AF1EB56">
        <w:rPr>
          <w:lang w:val="en-GB"/>
        </w:rPr>
        <w:t>Df.diff</w:t>
      </w:r>
      <w:proofErr w:type="spellEnd"/>
      <w:proofErr w:type="gramEnd"/>
      <w:r w:rsidRPr="7AF1EB56">
        <w:rPr>
          <w:lang w:val="en-GB"/>
        </w:rPr>
        <w:t xml:space="preserve"> = 3, Test statistic = 99.39, p = 0.0</w:t>
      </w:r>
      <w:r w:rsidR="00FB378B" w:rsidRPr="7AF1EB56">
        <w:rPr>
          <w:lang w:val="en-GB"/>
        </w:rPr>
        <w:t>6</w:t>
      </w:r>
      <w:r w:rsidRPr="7AF1EB56">
        <w:rPr>
          <w:lang w:val="en-GB"/>
        </w:rPr>
        <w:t>) and sampling period (</w:t>
      </w:r>
      <w:proofErr w:type="spellStart"/>
      <w:r w:rsidRPr="7AF1EB56">
        <w:rPr>
          <w:lang w:val="en-GB"/>
        </w:rPr>
        <w:t>Res.df</w:t>
      </w:r>
      <w:proofErr w:type="spellEnd"/>
      <w:r w:rsidRPr="7AF1EB56">
        <w:rPr>
          <w:lang w:val="en-GB"/>
        </w:rPr>
        <w:t xml:space="preserve"> = 195, </w:t>
      </w:r>
      <w:proofErr w:type="spellStart"/>
      <w:r w:rsidRPr="7AF1EB56">
        <w:rPr>
          <w:lang w:val="en-GB"/>
        </w:rPr>
        <w:t>Df.diff</w:t>
      </w:r>
      <w:proofErr w:type="spellEnd"/>
      <w:r w:rsidRPr="7AF1EB56">
        <w:rPr>
          <w:lang w:val="en-GB"/>
        </w:rPr>
        <w:t xml:space="preserve"> = 1, Test statistic = 122.06, p = 0.001) were</w:t>
      </w:r>
      <w:r w:rsidR="00FB378B" w:rsidRPr="7AF1EB56">
        <w:rPr>
          <w:lang w:val="en-GB"/>
        </w:rPr>
        <w:t xml:space="preserve"> </w:t>
      </w:r>
      <w:ins w:id="1241" w:author="Tyler Steven Coleman" w:date="2022-12-08T09:45:00Z">
        <w:r w:rsidR="0024518E">
          <w:rPr>
            <w:lang w:val="en-GB"/>
          </w:rPr>
          <w:t xml:space="preserve">statistically </w:t>
        </w:r>
      </w:ins>
      <w:r w:rsidR="00FB378B" w:rsidRPr="7AF1EB56">
        <w:rPr>
          <w:lang w:val="en-GB"/>
        </w:rPr>
        <w:t>marginal and</w:t>
      </w:r>
      <w:r w:rsidRPr="7AF1EB56">
        <w:rPr>
          <w:lang w:val="en-GB"/>
        </w:rPr>
        <w:t xml:space="preserve"> significant predictors of seed detections</w:t>
      </w:r>
      <w:r w:rsidR="00FB378B" w:rsidRPr="7AF1EB56">
        <w:rPr>
          <w:lang w:val="en-GB"/>
        </w:rPr>
        <w:t xml:space="preserve"> in the global model, respectively</w:t>
      </w:r>
      <w:r w:rsidR="001C6D33" w:rsidRPr="7AF1EB56">
        <w:rPr>
          <w:lang w:val="en-GB"/>
        </w:rPr>
        <w:t xml:space="preserve"> (Figure </w:t>
      </w:r>
      <w:r w:rsidR="00540164" w:rsidRPr="7AF1EB56">
        <w:rPr>
          <w:lang w:val="en-GB"/>
        </w:rPr>
        <w:t>3</w:t>
      </w:r>
      <w:r w:rsidR="00262E0C" w:rsidRPr="7AF1EB56">
        <w:rPr>
          <w:lang w:val="en-GB"/>
        </w:rPr>
        <w:t>B</w:t>
      </w:r>
      <w:r w:rsidR="001C6D33" w:rsidRPr="7AF1EB56">
        <w:rPr>
          <w:lang w:val="en-GB"/>
        </w:rPr>
        <w:t>)</w:t>
      </w:r>
      <w:r w:rsidRPr="7AF1EB56">
        <w:rPr>
          <w:lang w:val="en-GB"/>
        </w:rPr>
        <w:t>.</w:t>
      </w:r>
      <w:r w:rsidR="00FB378B" w:rsidRPr="7AF1EB56">
        <w:rPr>
          <w:lang w:val="en-GB"/>
        </w:rPr>
        <w:t xml:space="preserve"> However, those </w:t>
      </w:r>
      <w:r w:rsidR="00FB378B" w:rsidRPr="7AF1EB56">
        <w:rPr>
          <w:lang w:val="en-GB"/>
        </w:rPr>
        <w:lastRenderedPageBreak/>
        <w:t xml:space="preserve">patterns of </w:t>
      </w:r>
      <w:ins w:id="1242" w:author="Tyler Steven Coleman" w:date="2022-12-08T09:50:00Z">
        <w:r w:rsidR="00B16A68">
          <w:rPr>
            <w:lang w:val="en-GB"/>
          </w:rPr>
          <w:t xml:space="preserve">statistical </w:t>
        </w:r>
      </w:ins>
      <w:r w:rsidR="00FB378B" w:rsidRPr="7AF1EB56">
        <w:rPr>
          <w:lang w:val="en-GB"/>
        </w:rPr>
        <w:t xml:space="preserve">significance from the global model were not reflected with individual species-specific models, with one exception. Sampling date was a </w:t>
      </w:r>
      <w:ins w:id="1243" w:author="Tyler Steven Coleman" w:date="2022-12-08T09:50:00Z">
        <w:r w:rsidR="00B16A68">
          <w:rPr>
            <w:lang w:val="en-GB"/>
          </w:rPr>
          <w:t xml:space="preserve">statistically </w:t>
        </w:r>
      </w:ins>
      <w:r w:rsidR="00FB378B" w:rsidRPr="7AF1EB56">
        <w:rPr>
          <w:lang w:val="en-GB"/>
        </w:rPr>
        <w:t xml:space="preserve">significant predictor of </w:t>
      </w:r>
      <w:ins w:id="1244" w:author="Tyler Steven Coleman" w:date="2022-12-06T15:31:00Z">
        <w:r w:rsidR="001B7019">
          <w:rPr>
            <w:lang w:val="en-GB"/>
          </w:rPr>
          <w:t xml:space="preserve">sumac species </w:t>
        </w:r>
      </w:ins>
      <w:del w:id="1245" w:author="Tyler Steven Coleman" w:date="2022-12-06T15:31:00Z">
        <w:r w:rsidR="00FB378B" w:rsidRPr="7AF1EB56" w:rsidDel="001B7019">
          <w:rPr>
            <w:i/>
            <w:iCs/>
            <w:lang w:val="en-GB"/>
          </w:rPr>
          <w:delText xml:space="preserve">Rhus </w:delText>
        </w:r>
        <w:r w:rsidR="00FB378B" w:rsidRPr="7AF1EB56" w:rsidDel="001B7019">
          <w:rPr>
            <w:lang w:val="en-GB"/>
          </w:rPr>
          <w:delText xml:space="preserve">spp. </w:delText>
        </w:r>
      </w:del>
      <w:r w:rsidR="00FB378B" w:rsidRPr="7AF1EB56">
        <w:rPr>
          <w:lang w:val="en-GB"/>
        </w:rPr>
        <w:t>detections in the single-species general linear model (Test statistic = 17.181, p = 0.001).</w:t>
      </w:r>
      <w:r w:rsidR="001C6D33" w:rsidRPr="7AF1EB56">
        <w:rPr>
          <w:lang w:val="en-GB"/>
        </w:rPr>
        <w:t xml:space="preserve"> This species was only detected in the final sampling period. </w:t>
      </w:r>
      <w:ins w:id="1246" w:author="Tyler Steven Coleman" w:date="2022-12-08T09:50:00Z">
        <w:r w:rsidR="00B16A68">
          <w:t>I would add the effect sizes for each comparison just like above.</w:t>
        </w:r>
      </w:ins>
    </w:p>
    <w:p w14:paraId="2FD1057B" w14:textId="77777777" w:rsidR="001B6373" w:rsidRPr="00194654" w:rsidRDefault="001B6373" w:rsidP="001B001C">
      <w:pPr>
        <w:snapToGrid w:val="0"/>
        <w:spacing w:line="480" w:lineRule="auto"/>
        <w:rPr>
          <w:rFonts w:cstheme="minorHAnsi"/>
          <w:lang w:val="en-GB"/>
        </w:rPr>
      </w:pPr>
    </w:p>
    <w:p w14:paraId="69385E76" w14:textId="77777777" w:rsidR="00194654" w:rsidRDefault="001B001C" w:rsidP="00194654">
      <w:pPr>
        <w:snapToGrid w:val="0"/>
        <w:spacing w:line="480" w:lineRule="auto"/>
        <w:rPr>
          <w:rFonts w:cstheme="minorHAnsi"/>
          <w:lang w:val="en-GB"/>
        </w:rPr>
      </w:pPr>
      <w:r w:rsidRPr="00194654">
        <w:rPr>
          <w:rFonts w:cstheme="minorHAnsi"/>
          <w:lang w:val="en-GB"/>
        </w:rPr>
        <w:t>2.4 Seed richness.</w:t>
      </w:r>
      <w:r w:rsidR="00194654" w:rsidRPr="00194654">
        <w:rPr>
          <w:rFonts w:cstheme="minorHAnsi"/>
          <w:lang w:val="en-GB"/>
        </w:rPr>
        <w:t xml:space="preserve"> </w:t>
      </w:r>
    </w:p>
    <w:p w14:paraId="543CDB82" w14:textId="306B4AB1" w:rsidR="00430925" w:rsidRPr="00194654" w:rsidRDefault="00194654" w:rsidP="00194654">
      <w:pPr>
        <w:snapToGrid w:val="0"/>
        <w:spacing w:line="480" w:lineRule="auto"/>
        <w:rPr>
          <w:rFonts w:cstheme="minorHAnsi"/>
          <w:lang w:val="en-GB"/>
        </w:rPr>
      </w:pPr>
      <w:r>
        <w:rPr>
          <w:rFonts w:cstheme="minorHAnsi"/>
          <w:lang w:val="en-GB"/>
        </w:rPr>
        <w:t xml:space="preserve">The </w:t>
      </w:r>
      <w:del w:id="1247" w:author="Tyler Steven Coleman" w:date="2022-12-08T09:52:00Z">
        <w:r w:rsidDel="00B16A68">
          <w:rPr>
            <w:rFonts w:cstheme="minorHAnsi"/>
            <w:lang w:val="en-GB"/>
          </w:rPr>
          <w:delText xml:space="preserve">interaction between the </w:delText>
        </w:r>
      </w:del>
      <w:r>
        <w:rPr>
          <w:rFonts w:cstheme="minorHAnsi"/>
          <w:lang w:val="en-GB"/>
        </w:rPr>
        <w:t>feeder resource level treatment</w:t>
      </w:r>
      <w:r w:rsidRPr="00194654">
        <w:rPr>
          <w:rFonts w:cstheme="minorHAnsi"/>
          <w:lang w:val="en-GB"/>
        </w:rPr>
        <w:t xml:space="preserve"> </w:t>
      </w:r>
      <w:r>
        <w:rPr>
          <w:rFonts w:cstheme="minorHAnsi"/>
          <w:lang w:val="en-GB"/>
        </w:rPr>
        <w:t>and sampling period</w:t>
      </w:r>
      <w:ins w:id="1248" w:author="Tyler Steven Coleman" w:date="2022-12-08T09:52:00Z">
        <w:r w:rsidR="00B16A68">
          <w:rPr>
            <w:rFonts w:cstheme="minorHAnsi"/>
            <w:lang w:val="en-GB"/>
          </w:rPr>
          <w:t xml:space="preserve"> interaction effect</w:t>
        </w:r>
      </w:ins>
      <w:r>
        <w:rPr>
          <w:rFonts w:cstheme="minorHAnsi"/>
          <w:lang w:val="en-GB"/>
        </w:rPr>
        <w:t xml:space="preserve"> </w:t>
      </w:r>
      <w:r w:rsidRPr="00194654">
        <w:rPr>
          <w:rFonts w:cstheme="minorHAnsi"/>
          <w:lang w:val="en-GB"/>
        </w:rPr>
        <w:t xml:space="preserve">(χ2 = 11.9069, </w:t>
      </w:r>
      <w:proofErr w:type="spellStart"/>
      <w:r w:rsidRPr="00194654">
        <w:rPr>
          <w:rFonts w:cstheme="minorHAnsi"/>
          <w:lang w:val="en-GB"/>
        </w:rPr>
        <w:t>df</w:t>
      </w:r>
      <w:proofErr w:type="spellEnd"/>
      <w:r w:rsidRPr="00194654">
        <w:rPr>
          <w:rFonts w:cstheme="minorHAnsi"/>
          <w:lang w:val="en-GB"/>
        </w:rPr>
        <w:t xml:space="preserve"> = </w:t>
      </w:r>
      <w:r>
        <w:rPr>
          <w:rFonts w:cstheme="minorHAnsi"/>
          <w:lang w:val="en-GB"/>
        </w:rPr>
        <w:t>3</w:t>
      </w:r>
      <w:r w:rsidRPr="00194654">
        <w:rPr>
          <w:rFonts w:cstheme="minorHAnsi"/>
          <w:lang w:val="en-GB"/>
        </w:rPr>
        <w:t>, p &lt; 0.00</w:t>
      </w:r>
      <w:r>
        <w:rPr>
          <w:rFonts w:cstheme="minorHAnsi"/>
          <w:lang w:val="en-GB"/>
        </w:rPr>
        <w:t>8</w:t>
      </w:r>
      <w:r w:rsidRPr="00194654">
        <w:rPr>
          <w:rFonts w:cstheme="minorHAnsi"/>
          <w:lang w:val="en-GB"/>
        </w:rPr>
        <w:t>) and sampling period</w:t>
      </w:r>
      <w:ins w:id="1249" w:author="Tyler Steven Coleman" w:date="2022-12-08T09:52:00Z">
        <w:r w:rsidR="00B16A68">
          <w:rPr>
            <w:rFonts w:cstheme="minorHAnsi"/>
            <w:lang w:val="en-GB"/>
          </w:rPr>
          <w:t xml:space="preserve"> effect</w:t>
        </w:r>
      </w:ins>
      <w:r w:rsidRPr="00194654">
        <w:rPr>
          <w:rFonts w:cstheme="minorHAnsi"/>
          <w:lang w:val="en-GB"/>
        </w:rPr>
        <w:t xml:space="preserve"> (χ2 = 9.3373, </w:t>
      </w:r>
      <w:proofErr w:type="spellStart"/>
      <w:r w:rsidRPr="00194654">
        <w:rPr>
          <w:rFonts w:cstheme="minorHAnsi"/>
          <w:lang w:val="en-GB"/>
        </w:rPr>
        <w:t>df</w:t>
      </w:r>
      <w:proofErr w:type="spellEnd"/>
      <w:r w:rsidRPr="00194654">
        <w:rPr>
          <w:rFonts w:cstheme="minorHAnsi"/>
          <w:lang w:val="en-GB"/>
        </w:rPr>
        <w:t xml:space="preserve"> = 1, p &lt; 0.00</w:t>
      </w:r>
      <w:r>
        <w:rPr>
          <w:rFonts w:cstheme="minorHAnsi"/>
          <w:lang w:val="en-GB"/>
        </w:rPr>
        <w:t>2</w:t>
      </w:r>
      <w:r w:rsidRPr="00194654">
        <w:rPr>
          <w:rFonts w:cstheme="minorHAnsi"/>
          <w:lang w:val="en-GB"/>
        </w:rPr>
        <w:t xml:space="preserve">) were </w:t>
      </w:r>
      <w:ins w:id="1250" w:author="Tyler Steven Coleman" w:date="2022-12-08T09:52:00Z">
        <w:r w:rsidR="00B16A68">
          <w:rPr>
            <w:rFonts w:cstheme="minorHAnsi"/>
            <w:lang w:val="en-GB"/>
          </w:rPr>
          <w:t>statistical</w:t>
        </w:r>
      </w:ins>
      <w:ins w:id="1251" w:author="Tyler Steven Coleman" w:date="2022-12-08T09:53:00Z">
        <w:r w:rsidR="00B16A68">
          <w:rPr>
            <w:rFonts w:cstheme="minorHAnsi"/>
            <w:lang w:val="en-GB"/>
          </w:rPr>
          <w:t xml:space="preserve">ly </w:t>
        </w:r>
      </w:ins>
      <w:r w:rsidRPr="00194654">
        <w:rPr>
          <w:rFonts w:cstheme="minorHAnsi"/>
          <w:lang w:val="en-GB"/>
        </w:rPr>
        <w:t>significant predictors of</w:t>
      </w:r>
      <w:ins w:id="1252" w:author="Tyler Steven Coleman" w:date="2022-12-08T10:18:00Z">
        <w:r w:rsidR="00276BBD">
          <w:rPr>
            <w:rFonts w:cstheme="minorHAnsi"/>
            <w:lang w:val="en-GB"/>
          </w:rPr>
          <w:t xml:space="preserve"> species</w:t>
        </w:r>
      </w:ins>
      <w:r w:rsidRPr="00194654">
        <w:rPr>
          <w:rFonts w:cstheme="minorHAnsi"/>
          <w:lang w:val="en-GB"/>
        </w:rPr>
        <w:t xml:space="preserve"> </w:t>
      </w:r>
      <w:r>
        <w:rPr>
          <w:rFonts w:cstheme="minorHAnsi"/>
          <w:lang w:val="en-GB"/>
        </w:rPr>
        <w:t xml:space="preserve">richness </w:t>
      </w:r>
      <w:del w:id="1253" w:author="Tyler Steven Coleman" w:date="2022-12-09T00:24:00Z">
        <w:r w:rsidDel="00E54D0B">
          <w:rPr>
            <w:rFonts w:cstheme="minorHAnsi"/>
            <w:lang w:val="en-GB"/>
          </w:rPr>
          <w:delText xml:space="preserve">in the community </w:delText>
        </w:r>
      </w:del>
      <w:r>
        <w:rPr>
          <w:rFonts w:cstheme="minorHAnsi"/>
          <w:lang w:val="en-GB"/>
        </w:rPr>
        <w:t>of seeds arriving at traps. The effect of the feeder resource level treatment alone was not</w:t>
      </w:r>
      <w:ins w:id="1254" w:author="Tyler Steven Coleman" w:date="2022-12-08T09:53:00Z">
        <w:r w:rsidR="00B16A68">
          <w:rPr>
            <w:rFonts w:cstheme="minorHAnsi"/>
            <w:lang w:val="en-GB"/>
          </w:rPr>
          <w:t xml:space="preserve"> statistically</w:t>
        </w:r>
      </w:ins>
      <w:r>
        <w:rPr>
          <w:rFonts w:cstheme="minorHAnsi"/>
          <w:lang w:val="en-GB"/>
        </w:rPr>
        <w:t xml:space="preserve"> significant (</w:t>
      </w:r>
      <w:r w:rsidRPr="00194654">
        <w:rPr>
          <w:rFonts w:cstheme="minorHAnsi"/>
          <w:lang w:val="en-GB"/>
        </w:rPr>
        <w:t xml:space="preserve">χ2 </w:t>
      </w:r>
      <w:r>
        <w:rPr>
          <w:rFonts w:cstheme="minorHAnsi"/>
          <w:lang w:val="en-GB"/>
        </w:rPr>
        <w:t xml:space="preserve">= </w:t>
      </w:r>
      <w:r w:rsidRPr="00194654">
        <w:rPr>
          <w:rFonts w:cstheme="minorHAnsi"/>
          <w:lang w:val="en-GB"/>
        </w:rPr>
        <w:t xml:space="preserve">2.1257, </w:t>
      </w:r>
      <w:proofErr w:type="spellStart"/>
      <w:r w:rsidRPr="00194654">
        <w:rPr>
          <w:rFonts w:cstheme="minorHAnsi"/>
          <w:lang w:val="en-GB"/>
        </w:rPr>
        <w:t>df</w:t>
      </w:r>
      <w:proofErr w:type="spellEnd"/>
      <w:r w:rsidRPr="00194654">
        <w:rPr>
          <w:rFonts w:cstheme="minorHAnsi"/>
          <w:lang w:val="en-GB"/>
        </w:rPr>
        <w:t xml:space="preserve"> = </w:t>
      </w:r>
      <w:r>
        <w:rPr>
          <w:rFonts w:cstheme="minorHAnsi"/>
          <w:lang w:val="en-GB"/>
        </w:rPr>
        <w:t>3</w:t>
      </w:r>
      <w:r w:rsidRPr="00194654">
        <w:rPr>
          <w:rFonts w:cstheme="minorHAnsi"/>
          <w:lang w:val="en-GB"/>
        </w:rPr>
        <w:t>, p &lt; 0.</w:t>
      </w:r>
      <w:r>
        <w:rPr>
          <w:rFonts w:cstheme="minorHAnsi"/>
          <w:lang w:val="en-GB"/>
        </w:rPr>
        <w:t xml:space="preserve">547). Collectively, the fixed effects accounted </w:t>
      </w:r>
      <w:r w:rsidRPr="00194654">
        <w:rPr>
          <w:rFonts w:cstheme="minorHAnsi"/>
          <w:lang w:val="en-GB"/>
        </w:rPr>
        <w:t xml:space="preserve">for </w:t>
      </w:r>
      <w:r w:rsidR="00C11EE2">
        <w:rPr>
          <w:rFonts w:cstheme="minorHAnsi"/>
          <w:lang w:val="en-GB"/>
        </w:rPr>
        <w:t>4-24%</w:t>
      </w:r>
      <w:r w:rsidRPr="00194654">
        <w:rPr>
          <w:rFonts w:cstheme="minorHAnsi"/>
          <w:lang w:val="en-GB"/>
        </w:rPr>
        <w:t xml:space="preserve"> model variance. The random effect of </w:t>
      </w:r>
      <w:r w:rsidR="00C11EE2">
        <w:rPr>
          <w:rFonts w:cstheme="minorHAnsi"/>
          <w:lang w:val="en-GB"/>
        </w:rPr>
        <w:t>experimental block</w:t>
      </w:r>
      <w:r w:rsidRPr="00194654">
        <w:rPr>
          <w:rFonts w:cstheme="minorHAnsi"/>
          <w:lang w:val="en-GB"/>
        </w:rPr>
        <w:t xml:space="preserve"> explained </w:t>
      </w:r>
      <w:r w:rsidR="00C11EE2">
        <w:rPr>
          <w:rFonts w:cstheme="minorHAnsi"/>
          <w:lang w:val="en-GB"/>
        </w:rPr>
        <w:t>4-26</w:t>
      </w:r>
      <w:r w:rsidRPr="00194654">
        <w:rPr>
          <w:rFonts w:cstheme="minorHAnsi"/>
          <w:lang w:val="en-GB"/>
        </w:rPr>
        <w:t>% of the remaining variance in seed arrival (</w:t>
      </w:r>
      <w:r w:rsidR="00C11EE2">
        <w:rPr>
          <w:rFonts w:cstheme="minorHAnsi"/>
          <w:lang w:val="en-GB"/>
        </w:rPr>
        <w:t>8-50</w:t>
      </w:r>
      <w:r w:rsidRPr="00194654">
        <w:rPr>
          <w:rFonts w:cstheme="minorHAnsi"/>
          <w:lang w:val="en-GB"/>
        </w:rPr>
        <w:t>% total).</w:t>
      </w:r>
      <w:r w:rsidR="00C11EE2">
        <w:rPr>
          <w:rFonts w:cstheme="minorHAnsi"/>
          <w:lang w:val="en-GB"/>
        </w:rPr>
        <w:t xml:space="preserve"> The mean arrival of each treatment did not significantly differ</w:t>
      </w:r>
      <w:ins w:id="1255" w:author="Tyler Steven Coleman" w:date="2022-12-08T09:53:00Z">
        <w:r w:rsidR="00B16A68">
          <w:rPr>
            <w:rFonts w:cstheme="minorHAnsi"/>
            <w:lang w:val="en-GB"/>
          </w:rPr>
          <w:t xml:space="preserve"> stat</w:t>
        </w:r>
      </w:ins>
      <w:ins w:id="1256" w:author="Tyler Steven Coleman" w:date="2022-12-08T09:54:00Z">
        <w:r w:rsidR="00B16A68">
          <w:rPr>
            <w:rFonts w:cstheme="minorHAnsi"/>
            <w:lang w:val="en-GB"/>
          </w:rPr>
          <w:t>istically</w:t>
        </w:r>
      </w:ins>
      <w:r w:rsidR="00647AE2">
        <w:rPr>
          <w:rFonts w:cstheme="minorHAnsi"/>
          <w:lang w:val="en-GB"/>
        </w:rPr>
        <w:t xml:space="preserve"> (SI Table 1)</w:t>
      </w:r>
      <w:r w:rsidR="00C11EE2">
        <w:rPr>
          <w:rFonts w:cstheme="minorHAnsi"/>
          <w:lang w:val="en-GB"/>
        </w:rPr>
        <w:t>.</w:t>
      </w:r>
      <w:r w:rsidR="00647AE2">
        <w:rPr>
          <w:rFonts w:cstheme="minorHAnsi"/>
          <w:lang w:val="en-GB"/>
        </w:rPr>
        <w:t xml:space="preserve"> However,</w:t>
      </w:r>
      <w:r w:rsidR="00C11EE2">
        <w:rPr>
          <w:rFonts w:cstheme="minorHAnsi"/>
          <w:lang w:val="en-GB"/>
        </w:rPr>
        <w:t xml:space="preserve"> </w:t>
      </w:r>
      <w:r w:rsidR="00647AE2">
        <w:rPr>
          <w:rFonts w:cstheme="minorHAnsi"/>
          <w:lang w:val="en-GB"/>
        </w:rPr>
        <w:t xml:space="preserve">sampling period </w:t>
      </w:r>
      <w:r w:rsidR="00FD78D6">
        <w:rPr>
          <w:rFonts w:cstheme="minorHAnsi"/>
          <w:lang w:val="en-GB"/>
        </w:rPr>
        <w:t>influenced</w:t>
      </w:r>
      <w:r w:rsidR="00540164">
        <w:rPr>
          <w:rFonts w:cstheme="minorHAnsi"/>
          <w:lang w:val="en-GB"/>
        </w:rPr>
        <w:t xml:space="preserve"> treatments differently. </w:t>
      </w:r>
      <w:commentRangeStart w:id="1257"/>
      <w:r w:rsidR="00540164">
        <w:rPr>
          <w:rFonts w:cstheme="minorHAnsi"/>
          <w:lang w:val="en-GB"/>
        </w:rPr>
        <w:t>The</w:t>
      </w:r>
      <w:r w:rsidR="00C11EE2">
        <w:rPr>
          <w:rFonts w:cstheme="minorHAnsi"/>
          <w:lang w:val="en-GB"/>
        </w:rPr>
        <w:t xml:space="preserve"> </w:t>
      </w:r>
      <w:r w:rsidR="00B31835">
        <w:rPr>
          <w:rFonts w:cstheme="minorHAnsi"/>
          <w:lang w:val="en-GB"/>
        </w:rPr>
        <w:t xml:space="preserve">effect of sampling period on control (estimate = -0.668, LCL = </w:t>
      </w:r>
      <w:r w:rsidR="00B31835" w:rsidRPr="00B31835">
        <w:rPr>
          <w:rFonts w:cstheme="minorHAnsi"/>
          <w:lang w:val="en-GB"/>
        </w:rPr>
        <w:t>-0.822</w:t>
      </w:r>
      <w:r w:rsidR="00B31835">
        <w:rPr>
          <w:rFonts w:cstheme="minorHAnsi"/>
          <w:lang w:val="en-GB"/>
        </w:rPr>
        <w:t xml:space="preserve">, UCL = </w:t>
      </w:r>
      <w:r w:rsidR="00B31835" w:rsidRPr="00B31835">
        <w:rPr>
          <w:rFonts w:cstheme="minorHAnsi"/>
          <w:lang w:val="en-GB"/>
        </w:rPr>
        <w:t>0.0875</w:t>
      </w:r>
      <w:r w:rsidR="00B31835">
        <w:rPr>
          <w:rFonts w:cstheme="minorHAnsi"/>
          <w:lang w:val="en-GB"/>
        </w:rPr>
        <w:t xml:space="preserve">) did not significantly differ from low resource level treatment (estimate = </w:t>
      </w:r>
      <w:r w:rsidR="00B31835" w:rsidRPr="00B31835">
        <w:rPr>
          <w:rFonts w:cstheme="minorHAnsi"/>
          <w:lang w:val="en-GB"/>
        </w:rPr>
        <w:t>0.301</w:t>
      </w:r>
      <w:r w:rsidR="00B31835">
        <w:rPr>
          <w:rFonts w:cstheme="minorHAnsi"/>
          <w:lang w:val="en-GB"/>
        </w:rPr>
        <w:t xml:space="preserve">, LCL = -0.110, UCL = 0.7123, p = 0.142) but did for medium (estimate = 0.494, LCL = 0.127, UCL = 0.8615, p = 0.02), and high (estimate = 0.619, LCL = 0.230, UCL = 1.0081, p = 0.007) resource level treatments </w:t>
      </w:r>
      <w:commentRangeEnd w:id="1257"/>
      <w:r w:rsidR="000D2DC7">
        <w:rPr>
          <w:rStyle w:val="CommentReference"/>
        </w:rPr>
        <w:commentReference w:id="1257"/>
      </w:r>
      <w:r w:rsidR="00B31835">
        <w:rPr>
          <w:rFonts w:cstheme="minorHAnsi"/>
          <w:lang w:val="en-GB"/>
        </w:rPr>
        <w:t xml:space="preserve">(Figure </w:t>
      </w:r>
      <w:r w:rsidR="00540164">
        <w:rPr>
          <w:rFonts w:cstheme="minorHAnsi"/>
          <w:lang w:val="en-GB"/>
        </w:rPr>
        <w:t>3</w:t>
      </w:r>
      <w:r w:rsidR="00262E0C">
        <w:rPr>
          <w:rFonts w:cstheme="minorHAnsi"/>
          <w:lang w:val="en-GB"/>
        </w:rPr>
        <w:t>B</w:t>
      </w:r>
      <w:r w:rsidR="00B31835">
        <w:rPr>
          <w:rFonts w:cstheme="minorHAnsi"/>
          <w:lang w:val="en-GB"/>
        </w:rPr>
        <w:t>).</w:t>
      </w:r>
    </w:p>
    <w:p w14:paraId="5BF731D4" w14:textId="77777777" w:rsidR="00194654" w:rsidRDefault="00194654">
      <w:pPr>
        <w:rPr>
          <w:rFonts w:cstheme="minorHAnsi"/>
          <w:b/>
          <w:bCs/>
          <w:lang w:val="en-GB"/>
        </w:rPr>
      </w:pPr>
    </w:p>
    <w:p w14:paraId="398BA6F9" w14:textId="328CBB38" w:rsidR="0006199B" w:rsidRPr="00194654" w:rsidRDefault="0006199B">
      <w:pPr>
        <w:rPr>
          <w:rFonts w:cstheme="minorHAnsi"/>
          <w:b/>
          <w:bCs/>
          <w:lang w:val="en-GB"/>
        </w:rPr>
      </w:pPr>
      <w:r w:rsidRPr="00194654">
        <w:rPr>
          <w:rFonts w:cstheme="minorHAnsi"/>
          <w:b/>
          <w:bCs/>
          <w:lang w:val="en-GB"/>
        </w:rPr>
        <w:t>DISCUSSION</w:t>
      </w:r>
    </w:p>
    <w:p w14:paraId="5A124999" w14:textId="0A9E691F" w:rsidR="0006199B" w:rsidRPr="00194654" w:rsidRDefault="0006199B">
      <w:pPr>
        <w:rPr>
          <w:rFonts w:cstheme="minorHAnsi"/>
          <w:b/>
          <w:bCs/>
          <w:lang w:val="en-GB"/>
        </w:rPr>
      </w:pPr>
    </w:p>
    <w:p w14:paraId="1D3849F7" w14:textId="03113123" w:rsidR="00CB2182" w:rsidRPr="00194654" w:rsidRDefault="005D5F0E" w:rsidP="00CB2182">
      <w:pPr>
        <w:spacing w:line="480" w:lineRule="auto"/>
        <w:ind w:firstLine="720"/>
        <w:rPr>
          <w:rFonts w:cstheme="minorHAnsi"/>
          <w:b/>
          <w:bCs/>
        </w:rPr>
      </w:pPr>
      <w:r>
        <w:rPr>
          <w:rFonts w:cstheme="minorHAnsi"/>
        </w:rPr>
        <w:t xml:space="preserve">We found evidence for a positive relationship among food resource and </w:t>
      </w:r>
      <w:r w:rsidR="0007439C">
        <w:rPr>
          <w:rFonts w:cstheme="minorHAnsi"/>
        </w:rPr>
        <w:t>s</w:t>
      </w:r>
      <w:r>
        <w:rPr>
          <w:rFonts w:cstheme="minorHAnsi"/>
        </w:rPr>
        <w:t xml:space="preserve">eed </w:t>
      </w:r>
      <w:r w:rsidR="0007439C">
        <w:rPr>
          <w:rFonts w:cstheme="minorHAnsi"/>
        </w:rPr>
        <w:t xml:space="preserve">rain </w:t>
      </w:r>
      <w:ins w:id="1258" w:author="Tyler Steven Coleman" w:date="2022-12-08T10:19:00Z">
        <w:r w:rsidR="00276BBD">
          <w:rPr>
            <w:rFonts w:cstheme="minorHAnsi"/>
          </w:rPr>
          <w:t xml:space="preserve">species </w:t>
        </w:r>
      </w:ins>
      <w:r w:rsidR="0007439C">
        <w:rPr>
          <w:rFonts w:cstheme="minorHAnsi"/>
        </w:rPr>
        <w:t>richness mediated by resource tracking avian vectors</w:t>
      </w:r>
      <w:r>
        <w:rPr>
          <w:rFonts w:cstheme="minorHAnsi"/>
        </w:rPr>
        <w:t xml:space="preserve">. </w:t>
      </w:r>
      <w:r w:rsidR="00CB2182" w:rsidRPr="00194654">
        <w:rPr>
          <w:rFonts w:cstheme="minorHAnsi"/>
        </w:rPr>
        <w:t xml:space="preserve">Whereas </w:t>
      </w:r>
      <w:del w:id="1259" w:author="Tyler Steven Coleman" w:date="2022-12-08T09:57:00Z">
        <w:r w:rsidR="0073215C" w:rsidDel="000D2DC7">
          <w:rPr>
            <w:rFonts w:cstheme="minorHAnsi"/>
          </w:rPr>
          <w:delText>much</w:delText>
        </w:r>
      </w:del>
      <w:ins w:id="1260" w:author="Tyler Steven Coleman" w:date="2022-12-08T10:52:00Z">
        <w:r w:rsidR="00B51FEB">
          <w:rPr>
            <w:rFonts w:cstheme="minorHAnsi"/>
          </w:rPr>
          <w:t>copious</w:t>
        </w:r>
      </w:ins>
      <w:r w:rsidR="0073215C">
        <w:rPr>
          <w:rFonts w:cstheme="minorHAnsi"/>
        </w:rPr>
        <w:t xml:space="preserve"> </w:t>
      </w:r>
      <w:r w:rsidR="00CB2182" w:rsidRPr="00194654">
        <w:rPr>
          <w:rFonts w:cstheme="minorHAnsi"/>
        </w:rPr>
        <w:t xml:space="preserve">previous </w:t>
      </w:r>
      <w:r w:rsidR="00CB2182" w:rsidRPr="00194654">
        <w:rPr>
          <w:rFonts w:cstheme="minorHAnsi"/>
        </w:rPr>
        <w:lastRenderedPageBreak/>
        <w:t xml:space="preserve">research is grounded in the top-down effect of losing </w:t>
      </w:r>
      <w:r w:rsidR="0007439C">
        <w:rPr>
          <w:rFonts w:cstheme="minorHAnsi"/>
        </w:rPr>
        <w:t>species</w:t>
      </w:r>
      <w:r w:rsidR="00CB2182" w:rsidRPr="00194654">
        <w:rPr>
          <w:rFonts w:cstheme="minorHAnsi"/>
        </w:rPr>
        <w:t xml:space="preserve"> </w:t>
      </w:r>
      <w:r w:rsidR="00D76584">
        <w:rPr>
          <w:rFonts w:cstheme="minorHAnsi"/>
        </w:rPr>
        <w:fldChar w:fldCharType="begin"/>
      </w:r>
      <w:r w:rsidR="00D76584">
        <w:rPr>
          <w:rFonts w:cstheme="minorHAnsi"/>
        </w:rPr>
        <w:instrText xml:space="preserve"> ADDIN ZOTERO_ITEM CSL_CITATION {"citationID":"HkjFYILO","properties":{"formattedCitation":"(Mokany et al., 2014; Naniwadekar et al., 2019)","plainCitation":"(Mokany et al., 2014; Naniwadekar et al., 2019)","noteIndex":0},"citationItems":[{"id":86,"uris":["http://zotero.org/users/local/ud9bfypS/items/5PPU2Q3A"],"itemData":{"id":86,"type":"article-journal","abstract":"The capacity of species to track shifting climates into the future will strongly influence outcomes for biodiversity under a rapidly changing climate. However, we know remarkably little about the dispersal abilities of most species and how these may be influenced by climate change. Here we show that climate change is projected to substantially reduce the seed dispersal services provided by frugivorous vertebrates in rainforests across the Australian Wet Tropics. Our model projections show reductions in both median and long-distance seed dispersal, which may markedly reduce the capacity of many rainforest plant species to track shifts in suitable habitat under climate change. However, our analyses suggest that active management to maintain the abundances of a small set of important frugivores under climate change could markedly reduce the projected loss of seed dispersal services and facilitate shifting distributions of rainforest plant species.","container-title":"Nature Communications","DOI":"10.1038/ncomms4971","ISSN":"2041-1723","issue":"1","journalAbbreviation":"Nat Commun","language":"en","license":"2014 Nature Publishing Group, a division of Macmillan Publishers Limited. All Rights Reserved.","note":"Bandiera_abtest: a\nCg_type: Nature Research Journals\nnumber: 1\nPrimary_atype: Research\npublisher: Nature Publishing Group\nSubject_term: Biodiversity;Climate-change ecology;Seed distribution\nSubject_term_id: biodiversity;climate-change-ecology;seed-distribution","page":"3971","source":"www.nature.com","title":"Loss of frugivore seed dispersal services under climate change","volume":"5","author":[{"family":"Mokany","given":"Karel"},{"family":"Prasad","given":"Soumya"},{"family":"Westcott","given":"David A."}],"issued":{"date-parts":[["2014",5,27]]}}},{"id":92,"uris":["http://zotero.org/users/local/ud9bfypS/items/9QHALI4G"],"itemData":{"id":92,"type":"article-journal","abstract":"While large avian frugivores are known to be key dispersers for large-seeded tree species, their role in community-wide plant-disperser networks is still poorly known. Large avian frugivores are also among the most threatened due to anthropogenic impacts. We evaluated the role of large avian frugivores in a plant-disperser community by (a) determining whether the plant-disperser community was modular, with a distinct community of large frugivores (thereby highlighting their importance), (b) determining relative qualitative and quantitative roles played by large-bodied frugivores vis-à-vis other frugivores and (c) determining impacts of large-bodied frugivore loss on the plant-disperser community. The study was carried out at a tropical forest site in north-east India, which is part of the Eastern Himalaya Biodiversity Hotspot. We collected tree watch data (20:55 hr) from 46 tree species, which represented 85% of tree species that are predominantly bird-dispersed in the area. We found that the plant-disperser community was modular, with a distinct module of large-seeded tree species and large frugivores. Intermediate-sized frugivores such as barbets and bulbuls were the most connected, while large-sized frugivores, such as hornbills and imperial pigeons, were moderately well connected. Qualitative and quantitative roles played by different dispersers varied across the gradient of frugivore body size. Hornbills, the largest avian frugivores, consumed a significantly greater number of fruits and swallowed larger proportions of fruits compared with other avian groups. In comparison with similar-sized frugivores, imperial pigeons fed on larger-sized fruits, highlighting their importance for dispersal of large-seeded plants. Under simulated extinction scenarios, larger extinction cascades were not necessarily caused by larger frugivores; however, extinctions of certain large-bodied frugivores (hornbills, imperial pigeons) caused extinction cascades. Integrating information from networks and seed dispersal effectiveness approaches enabled a better understanding of large frugivore role in a plant-disperser community. While large-bodied frugivores may not be playing a central role in plant-disperser communities, they are crucial as seed dispersal service providers for large-seeded plants. In conjunction with the reported local extinctions of large frugivores like hornbills from the south Asian region, this study’s findings highlight the irreplaceable quantitative and qualitative impacts that tropical plant communities are likely to experience in the future.","container-title":"Journal of Animal Ecology","DOI":"10.1111/1365-2656.13005","ISSN":"1365-2656","issue":"8","language":"en","note":"_eprint: https://onlinelibrary.wiley.com/doi/pdf/10.1111/1365-2656.13005","page":"1250-1262","source":"Wiley Online Library","title":"Large frugivores matter: Insights from network and seed dispersal effectiveness approaches","title-short":"Large frugivores matter","volume":"88","author":[{"family":"Naniwadekar","given":"Rohit"},{"family":"Chaplod","given":"Saniya"},{"family":"Datta","given":"Aparajita"},{"family":"Rathore","given":"Akanksha"},{"family":"Sridhar","given":"Hari"}],"issued":{"date-parts":[["2019"]]}}}],"schema":"https://github.com/citation-style-language/schema/raw/master/csl-citation.json"} </w:instrText>
      </w:r>
      <w:r w:rsidR="00D76584">
        <w:rPr>
          <w:rFonts w:cstheme="minorHAnsi"/>
        </w:rPr>
        <w:fldChar w:fldCharType="separate"/>
      </w:r>
      <w:r w:rsidR="00D76584">
        <w:rPr>
          <w:rFonts w:cstheme="minorHAnsi"/>
          <w:noProof/>
        </w:rPr>
        <w:t>(</w:t>
      </w:r>
      <w:ins w:id="1261" w:author="Tyler Steven Coleman" w:date="2022-12-08T10:00:00Z">
        <w:r w:rsidR="000D2DC7">
          <w:rPr>
            <w:rFonts w:cstheme="minorHAnsi"/>
            <w:noProof/>
          </w:rPr>
          <w:t xml:space="preserve">e.g., see </w:t>
        </w:r>
      </w:ins>
      <w:r w:rsidR="00D76584">
        <w:rPr>
          <w:rFonts w:cstheme="minorHAnsi"/>
          <w:noProof/>
        </w:rPr>
        <w:t>Mokany et al., 2014; Naniwadekar et al., 2019)</w:t>
      </w:r>
      <w:r w:rsidR="00D76584">
        <w:rPr>
          <w:rFonts w:cstheme="minorHAnsi"/>
        </w:rPr>
        <w:fldChar w:fldCharType="end"/>
      </w:r>
      <w:r w:rsidR="00CB2182" w:rsidRPr="00194654">
        <w:rPr>
          <w:rFonts w:cstheme="minorHAnsi"/>
        </w:rPr>
        <w:t xml:space="preserve">, we present a </w:t>
      </w:r>
      <w:r>
        <w:rPr>
          <w:rFonts w:cstheme="minorHAnsi"/>
        </w:rPr>
        <w:t xml:space="preserve">bottom-up </w:t>
      </w:r>
      <w:r w:rsidR="00CB2182" w:rsidRPr="00194654">
        <w:rPr>
          <w:rFonts w:cstheme="minorHAnsi"/>
        </w:rPr>
        <w:t>frame</w:t>
      </w:r>
      <w:r>
        <w:rPr>
          <w:rFonts w:cstheme="minorHAnsi"/>
        </w:rPr>
        <w:t xml:space="preserve">work </w:t>
      </w:r>
      <w:r w:rsidR="00CB2182" w:rsidRPr="00194654">
        <w:rPr>
          <w:rFonts w:cstheme="minorHAnsi"/>
        </w:rPr>
        <w:t xml:space="preserve">built </w:t>
      </w:r>
      <w:r w:rsidR="0007439C">
        <w:rPr>
          <w:rFonts w:cstheme="minorHAnsi"/>
        </w:rPr>
        <w:t>on</w:t>
      </w:r>
      <w:r w:rsidR="0007439C" w:rsidRPr="00194654">
        <w:rPr>
          <w:rFonts w:cstheme="minorHAnsi"/>
        </w:rPr>
        <w:t xml:space="preserve"> </w:t>
      </w:r>
      <w:r w:rsidR="00CB2182" w:rsidRPr="00194654">
        <w:rPr>
          <w:rFonts w:cstheme="minorHAnsi"/>
        </w:rPr>
        <w:t xml:space="preserve">the </w:t>
      </w:r>
      <w:r w:rsidR="0007439C">
        <w:rPr>
          <w:rFonts w:cstheme="minorHAnsi"/>
        </w:rPr>
        <w:t xml:space="preserve">food </w:t>
      </w:r>
      <w:r w:rsidR="00CB2182" w:rsidRPr="00194654">
        <w:rPr>
          <w:rFonts w:cstheme="minorHAnsi"/>
        </w:rPr>
        <w:t xml:space="preserve">resources that </w:t>
      </w:r>
      <w:r w:rsidR="0007439C">
        <w:rPr>
          <w:rFonts w:cstheme="minorHAnsi"/>
        </w:rPr>
        <w:t>support diversity in diffuse mutualisms</w:t>
      </w:r>
      <w:r w:rsidR="00CB2182" w:rsidRPr="00194654">
        <w:rPr>
          <w:rFonts w:cstheme="minorHAnsi"/>
        </w:rPr>
        <w:t xml:space="preserve">. </w:t>
      </w:r>
      <w:r>
        <w:rPr>
          <w:rFonts w:cstheme="minorHAnsi"/>
        </w:rPr>
        <w:t xml:space="preserve">This framework indicates </w:t>
      </w:r>
      <w:r w:rsidR="0007439C">
        <w:rPr>
          <w:rFonts w:cstheme="minorHAnsi"/>
        </w:rPr>
        <w:t xml:space="preserve">that </w:t>
      </w:r>
      <w:r>
        <w:rPr>
          <w:rFonts w:cstheme="minorHAnsi"/>
        </w:rPr>
        <w:t>global changes</w:t>
      </w:r>
      <w:ins w:id="1262" w:author="Tyler Steven Coleman" w:date="2022-12-08T10:46:00Z">
        <w:r w:rsidR="00137E26">
          <w:rPr>
            <w:rFonts w:cstheme="minorHAnsi"/>
          </w:rPr>
          <w:t>—naturogenic or anthropogenic</w:t>
        </w:r>
      </w:ins>
      <w:ins w:id="1263" w:author="Tyler Steven Coleman" w:date="2022-12-08T10:47:00Z">
        <w:r w:rsidR="00137E26">
          <w:rPr>
            <w:rFonts w:cstheme="minorHAnsi"/>
          </w:rPr>
          <w:t>—</w:t>
        </w:r>
      </w:ins>
      <w:del w:id="1264" w:author="Tyler Steven Coleman" w:date="2022-12-08T10:47:00Z">
        <w:r w:rsidDel="00137E26">
          <w:rPr>
            <w:rFonts w:cstheme="minorHAnsi"/>
          </w:rPr>
          <w:delText xml:space="preserve"> </w:delText>
        </w:r>
      </w:del>
      <w:r w:rsidR="00764EA2">
        <w:rPr>
          <w:rFonts w:cstheme="minorHAnsi"/>
        </w:rPr>
        <w:t>adjusting</w:t>
      </w:r>
      <w:r>
        <w:rPr>
          <w:rFonts w:cstheme="minorHAnsi"/>
        </w:rPr>
        <w:t xml:space="preserve"> the distribution and </w:t>
      </w:r>
      <w:del w:id="1265" w:author="Tyler Steven Coleman" w:date="2022-12-08T10:52:00Z">
        <w:r w:rsidDel="00B51FEB">
          <w:rPr>
            <w:rFonts w:cstheme="minorHAnsi"/>
          </w:rPr>
          <w:delText xml:space="preserve">composition </w:delText>
        </w:r>
      </w:del>
      <w:commentRangeStart w:id="1266"/>
      <w:ins w:id="1267" w:author="Tyler Steven Coleman" w:date="2022-12-08T10:52:00Z">
        <w:r w:rsidR="00B51FEB">
          <w:rPr>
            <w:rFonts w:cstheme="minorHAnsi"/>
          </w:rPr>
          <w:t>diversity</w:t>
        </w:r>
      </w:ins>
      <w:commentRangeEnd w:id="1266"/>
      <w:ins w:id="1268" w:author="Tyler Steven Coleman" w:date="2022-12-08T10:53:00Z">
        <w:r w:rsidR="00B51FEB">
          <w:rPr>
            <w:rStyle w:val="CommentReference"/>
          </w:rPr>
          <w:commentReference w:id="1266"/>
        </w:r>
      </w:ins>
      <w:ins w:id="1269" w:author="Tyler Steven Coleman" w:date="2022-12-08T10:52:00Z">
        <w:r w:rsidR="00B51FEB">
          <w:rPr>
            <w:rFonts w:cstheme="minorHAnsi"/>
          </w:rPr>
          <w:t xml:space="preserve"> </w:t>
        </w:r>
      </w:ins>
      <w:r>
        <w:rPr>
          <w:rFonts w:cstheme="minorHAnsi"/>
        </w:rPr>
        <w:t>of food resources</w:t>
      </w:r>
      <w:r w:rsidR="0007439C">
        <w:rPr>
          <w:rFonts w:cstheme="minorHAnsi"/>
        </w:rPr>
        <w:t xml:space="preserve"> may </w:t>
      </w:r>
      <w:r w:rsidR="0073215C">
        <w:rPr>
          <w:rFonts w:cstheme="minorHAnsi"/>
        </w:rPr>
        <w:t>impact</w:t>
      </w:r>
      <w:r w:rsidR="0007439C">
        <w:rPr>
          <w:rFonts w:cstheme="minorHAnsi"/>
        </w:rPr>
        <w:t xml:space="preserve"> seed dispersal mutualisms</w:t>
      </w:r>
      <w:r>
        <w:rPr>
          <w:rFonts w:cstheme="minorHAnsi"/>
        </w:rPr>
        <w:t>.</w:t>
      </w:r>
    </w:p>
    <w:p w14:paraId="137A4068" w14:textId="5F4A83FF" w:rsidR="00CB2182" w:rsidRPr="00194654" w:rsidRDefault="005D5F0E" w:rsidP="00CB2182">
      <w:pPr>
        <w:spacing w:line="480" w:lineRule="auto"/>
        <w:ind w:firstLine="720"/>
        <w:rPr>
          <w:rFonts w:cstheme="minorHAnsi"/>
        </w:rPr>
      </w:pPr>
      <w:r w:rsidRPr="00764EA2">
        <w:rPr>
          <w:rFonts w:cstheme="minorHAnsi"/>
        </w:rPr>
        <w:t xml:space="preserve">We demonstrated increased </w:t>
      </w:r>
      <w:r w:rsidR="00CB2182" w:rsidRPr="00764EA2">
        <w:rPr>
          <w:rFonts w:cstheme="minorHAnsi"/>
        </w:rPr>
        <w:t xml:space="preserve">bird activity </w:t>
      </w:r>
      <w:r w:rsidR="0007439C" w:rsidRPr="00764EA2">
        <w:rPr>
          <w:rFonts w:cstheme="minorHAnsi"/>
        </w:rPr>
        <w:t>with</w:t>
      </w:r>
      <w:r w:rsidR="00CB2182" w:rsidRPr="00764EA2">
        <w:rPr>
          <w:rFonts w:cstheme="minorHAnsi"/>
        </w:rPr>
        <w:t xml:space="preserve"> </w:t>
      </w:r>
      <w:ins w:id="1270" w:author="Tyler Steven Coleman" w:date="2022-12-08T10:20:00Z">
        <w:r w:rsidR="00276BBD">
          <w:rPr>
            <w:rFonts w:cstheme="minorHAnsi"/>
          </w:rPr>
          <w:t xml:space="preserve">greater </w:t>
        </w:r>
      </w:ins>
      <w:r w:rsidR="00CB2182" w:rsidRPr="00764EA2">
        <w:rPr>
          <w:rFonts w:cstheme="minorHAnsi"/>
        </w:rPr>
        <w:t>resource</w:t>
      </w:r>
      <w:r w:rsidR="0007439C" w:rsidRPr="00764EA2">
        <w:rPr>
          <w:rFonts w:cstheme="minorHAnsi"/>
        </w:rPr>
        <w:t xml:space="preserve"> availability</w:t>
      </w:r>
      <w:r w:rsidRPr="00764EA2">
        <w:rPr>
          <w:rFonts w:cstheme="minorHAnsi"/>
        </w:rPr>
        <w:t xml:space="preserve">, which is consistent with </w:t>
      </w:r>
      <w:r w:rsidR="00764EA2" w:rsidRPr="00764EA2">
        <w:rPr>
          <w:rFonts w:cstheme="minorHAnsi"/>
        </w:rPr>
        <w:t>previous studies on</w:t>
      </w:r>
      <w:r w:rsidRPr="00764EA2">
        <w:rPr>
          <w:rFonts w:cstheme="minorHAnsi"/>
        </w:rPr>
        <w:t xml:space="preserve"> resource tracking</w:t>
      </w:r>
      <w:r>
        <w:rPr>
          <w:rFonts w:cstheme="minorHAnsi"/>
        </w:rPr>
        <w:t xml:space="preserve"> </w:t>
      </w:r>
      <w:r w:rsidR="00D76584">
        <w:rPr>
          <w:rFonts w:cstheme="minorHAnsi"/>
        </w:rPr>
        <w:fldChar w:fldCharType="begin"/>
      </w:r>
      <w:r w:rsidR="00D76584">
        <w:rPr>
          <w:rFonts w:cstheme="minorHAnsi"/>
        </w:rPr>
        <w:instrText xml:space="preserve"> ADDIN ZOTERO_ITEM CSL_CITATION {"citationID":"ZY8Eh6hi","properties":{"formattedCitation":"(Gleditsch et al., 2017; Kwit et al., 2004)","plainCitation":"(Gleditsch et al., 2017; Kwit et al., 2004)","noteIndex":0},"citationItems":[{"id":115,"uris":["http://zotero.org/users/local/ud9bfypS/items/QFAP7E8J"],"itemData":{"id":115,"type":"article-journal","abstract":"Mutualistic interactions between species are crucial for the maintenance and functioning of the community. Current research has shown the importance of not only understanding the structure of these mutualistic interaction networks but also their temporal dynamics. Temporal changes in species abundance, such as those caused by vertebrate resource tracking, may create temporal variability in a network though neighborhood effects and influence the directedness of dispersal. While much research has been done on resource tracking, neighborhood effects, and directed dispersal individually, little research has been done into their interrelationships and, therefore, theory of how resource tracking can influence frugivory and seed dispersal networks remains poorly developed. We use the available literature to show the prevalence of resource tracking by vertebrate frugivores and hypothesize how, through neighborhood effects, resource tracking may influence short-term variation in network properties. We then discuss how resource tracking can influence long-term network properties by altering the dispersal of plant species. Lastly, we use this information to hypothesize how the introductions of new species into a community may alter the influence of resource tracking on frugivory and seed dispersal. While trait matching and links that are not possible between species in a community (i.e., forbidden links) play a large role in determining the structure of a network, temporal change in the abundance of species due to resource tracking may also affect the properties of networks. By increasing our understanding of the role resource tracking has in the temporal variability of frugivory and seed dispersal networks, we can better determine the full extent of species interactions and provide valuable information for the conservation of ecological communities.","container-title":"Frontiers in Ecology and Evolution","DOI":"10.3389/fevo.2017.00098","ISSN":"2296-701X","page":"98","source":"Frontiers","title":"Connecting Resource Tracking by Frugivores to Temporal Variation in Seed Dispersal Networks","volume":"5","author":[{"family":"Gleditsch","given":"Jason M."},{"family":"Hruska","given":"Amy M."},{"family":"Foster","given":"Jeffrey T."}],"issued":{"date-parts":[["2017"]]}}},{"id":339,"uris":["http://zotero.org/users/local/ud9bfypS/items/K5D882LJ"],"itemData":{"id":339,"type":"article-journal","abstract":"An hypothesized advantage of seed dispersal is avoidance of high per capita mortality (i.e. density-dependent mortality) associated with dense populations of seeds and seedlings beneath parent trees. This hypothesis, inherent in nearly all seed dispersal studies, assumes that density effects are species-specific. Yet because many tree species exhibit overlapping fruiting phenologies and share dispersers, seeds may be deposited preferentially under synchronously fruiting heterospecific trees, another location where they may be particularly vulnerable to mortality, in this case by generalist seed predators. We demonstrate that frugivores disperse higher densities of Cornusflorida seeds under fruiting (female) Ilexopaca trees than under non-fruiting (male) Ilex trees in temperate hardwood forest settings in South Carolina, USA. To determine if density of Cornus and/or Ilex seeds influences survivorship of dispersed Cornus seeds, we followed the fates of experimentally dispersed Cornus seeds in neighborhoods of differing, manipulated background densities of Cornus and Ilex seeds. We found that the probability of predation on dispersed Cornus seeds was a function of both Cornus and Ilex background seed densities. Higher densities of Ilex seeds negatively affected Cornus seed survivorship, and this was particularly evident as background densities of dispersed Cornus seeds increased. These results illustrate the importance of viewing seed dispersal and predation in a community context, as the pattern and intensity of density-dependent mortality may not be solely a function of conspecific densities.","container-title":"Oikos","DOI":"10.1111/j.0030-1299.2004.13388.x","ISSN":"1600-0706","issue":"2","language":"en","note":"_eprint: https://onlinelibrary.wiley.com/doi/pdf/10.1111/j.0030-1299.2004.13388.x","page":"303-308","source":"Wiley Online Library","title":"Contagious seed dispersal beneath heterospecific fruiting trees and its consequences","volume":"107","author":[{"family":"Kwit","given":"Charles"},{"family":"Levey","given":"Douglas J."},{"family":"Greenberg","given":"Cathryn H."}],"issued":{"date-parts":[["2004"]]}}}],"schema":"https://github.com/citation-style-language/schema/raw/master/csl-citation.json"} </w:instrText>
      </w:r>
      <w:r w:rsidR="00D76584">
        <w:rPr>
          <w:rFonts w:cstheme="minorHAnsi"/>
        </w:rPr>
        <w:fldChar w:fldCharType="separate"/>
      </w:r>
      <w:r w:rsidR="00D76584">
        <w:rPr>
          <w:rFonts w:cstheme="minorHAnsi"/>
          <w:noProof/>
        </w:rPr>
        <w:t>(Gleditsch et al., 2017; Kwit et al., 2004)</w:t>
      </w:r>
      <w:r w:rsidR="00D76584">
        <w:rPr>
          <w:rFonts w:cstheme="minorHAnsi"/>
        </w:rPr>
        <w:fldChar w:fldCharType="end"/>
      </w:r>
      <w:r>
        <w:rPr>
          <w:rFonts w:cstheme="minorHAnsi"/>
        </w:rPr>
        <w:t>.</w:t>
      </w:r>
      <w:r w:rsidR="0073215C">
        <w:rPr>
          <w:rFonts w:cstheme="minorHAnsi"/>
          <w:color w:val="000000"/>
        </w:rPr>
        <w:t xml:space="preserve"> </w:t>
      </w:r>
      <w:ins w:id="1271" w:author="Tyler Steven Coleman" w:date="2022-12-08T10:25:00Z">
        <w:r w:rsidR="00276BBD">
          <w:rPr>
            <w:rFonts w:cstheme="minorHAnsi"/>
            <w:color w:val="000000"/>
          </w:rPr>
          <w:t xml:space="preserve">However, we observed bird behavior seeking </w:t>
        </w:r>
      </w:ins>
      <w:ins w:id="1272" w:author="Tyler Steven Coleman" w:date="2022-12-08T10:34:00Z">
        <w:r w:rsidR="00C20457">
          <w:rPr>
            <w:rFonts w:cstheme="minorHAnsi"/>
            <w:color w:val="000000"/>
          </w:rPr>
          <w:t>diverse</w:t>
        </w:r>
      </w:ins>
      <w:ins w:id="1273" w:author="Tyler Steven Coleman" w:date="2022-12-08T10:25:00Z">
        <w:r w:rsidR="00276BBD">
          <w:rPr>
            <w:rFonts w:cstheme="minorHAnsi"/>
            <w:color w:val="000000"/>
          </w:rPr>
          <w:t xml:space="preserve"> resource</w:t>
        </w:r>
      </w:ins>
      <w:ins w:id="1274" w:author="Tyler Steven Coleman" w:date="2022-12-08T10:34:00Z">
        <w:r w:rsidR="00C20457">
          <w:rPr>
            <w:rFonts w:cstheme="minorHAnsi"/>
            <w:color w:val="000000"/>
          </w:rPr>
          <w:t xml:space="preserve">s </w:t>
        </w:r>
      </w:ins>
      <w:ins w:id="1275" w:author="Tyler Steven Coleman" w:date="2022-12-08T10:26:00Z">
        <w:r w:rsidR="00276BBD">
          <w:rPr>
            <w:rFonts w:cstheme="minorHAnsi"/>
            <w:color w:val="000000"/>
          </w:rPr>
          <w:t xml:space="preserve">resulted in higher bird species richness at feeders with </w:t>
        </w:r>
      </w:ins>
      <w:ins w:id="1276" w:author="Tyler Steven Coleman" w:date="2022-12-08T10:33:00Z">
        <w:r w:rsidR="00C20457">
          <w:rPr>
            <w:rFonts w:cstheme="minorHAnsi"/>
            <w:color w:val="000000"/>
          </w:rPr>
          <w:t xml:space="preserve">greater </w:t>
        </w:r>
      </w:ins>
      <w:ins w:id="1277" w:author="Tyler Steven Coleman" w:date="2022-12-08T11:00:00Z">
        <w:r w:rsidR="00C64F84">
          <w:rPr>
            <w:rFonts w:cstheme="minorHAnsi"/>
            <w:color w:val="000000"/>
          </w:rPr>
          <w:t xml:space="preserve">food </w:t>
        </w:r>
      </w:ins>
      <w:ins w:id="1278" w:author="Tyler Steven Coleman" w:date="2022-12-08T10:33:00Z">
        <w:r w:rsidR="00C20457">
          <w:rPr>
            <w:rFonts w:cstheme="minorHAnsi"/>
            <w:color w:val="000000"/>
          </w:rPr>
          <w:t>resource species richness</w:t>
        </w:r>
      </w:ins>
      <w:ins w:id="1279" w:author="Tyler Steven Coleman" w:date="2022-12-08T10:26:00Z">
        <w:r w:rsidR="00276BBD">
          <w:rPr>
            <w:rFonts w:cstheme="minorHAnsi"/>
            <w:color w:val="000000"/>
          </w:rPr>
          <w:t xml:space="preserve">, </w:t>
        </w:r>
      </w:ins>
      <w:ins w:id="1280" w:author="Tyler Steven Coleman" w:date="2022-12-08T10:27:00Z">
        <w:r w:rsidR="00C20457">
          <w:rPr>
            <w:rFonts w:cstheme="minorHAnsi"/>
            <w:color w:val="000000"/>
          </w:rPr>
          <w:t>but not more bird detections overall.</w:t>
        </w:r>
      </w:ins>
      <w:ins w:id="1281" w:author="Tyler Steven Coleman" w:date="2022-12-08T10:25:00Z">
        <w:r w:rsidR="00276BBD">
          <w:rPr>
            <w:rFonts w:cstheme="minorHAnsi"/>
            <w:color w:val="000000"/>
          </w:rPr>
          <w:t xml:space="preserve"> </w:t>
        </w:r>
      </w:ins>
      <w:del w:id="1282" w:author="Tyler Steven Coleman" w:date="2022-12-08T10:27:00Z">
        <w:r w:rsidR="0073215C" w:rsidDel="00C20457">
          <w:rPr>
            <w:rFonts w:cstheme="minorHAnsi"/>
            <w:color w:val="000000"/>
          </w:rPr>
          <w:delText>However, i</w:delText>
        </w:r>
        <w:r w:rsidR="00CB2182" w:rsidRPr="00194654" w:rsidDel="00C20457">
          <w:rPr>
            <w:rFonts w:cstheme="minorHAnsi"/>
            <w:color w:val="000000"/>
          </w:rPr>
          <w:delText xml:space="preserve">n our second experiment, </w:delText>
        </w:r>
      </w:del>
      <w:del w:id="1283" w:author="Tyler Steven Coleman" w:date="2022-12-08T10:20:00Z">
        <w:r w:rsidR="00CB2182" w:rsidRPr="00194654" w:rsidDel="00276BBD">
          <w:rPr>
            <w:rFonts w:cstheme="minorHAnsi"/>
            <w:color w:val="000000"/>
          </w:rPr>
          <w:delText xml:space="preserve">this </w:delText>
        </w:r>
      </w:del>
      <w:del w:id="1284" w:author="Tyler Steven Coleman" w:date="2022-12-08T10:27:00Z">
        <w:r w:rsidR="00CB2182" w:rsidRPr="00194654" w:rsidDel="00C20457">
          <w:rPr>
            <w:rFonts w:cstheme="minorHAnsi"/>
            <w:color w:val="000000"/>
          </w:rPr>
          <w:delText xml:space="preserve">resource </w:delText>
        </w:r>
      </w:del>
      <w:del w:id="1285" w:author="Tyler Steven Coleman" w:date="2022-12-08T10:20:00Z">
        <w:r w:rsidR="00CB2182" w:rsidRPr="00194654" w:rsidDel="00276BBD">
          <w:rPr>
            <w:rFonts w:cstheme="minorHAnsi"/>
            <w:color w:val="000000"/>
          </w:rPr>
          <w:delText xml:space="preserve">richness </w:delText>
        </w:r>
      </w:del>
      <w:del w:id="1286" w:author="Tyler Steven Coleman" w:date="2022-12-08T10:27:00Z">
        <w:r w:rsidR="00CB2182" w:rsidRPr="00194654" w:rsidDel="00C20457">
          <w:rPr>
            <w:rFonts w:cstheme="minorHAnsi"/>
            <w:color w:val="000000"/>
          </w:rPr>
          <w:delText xml:space="preserve">seeking behavior in birds resulted in more bird species visiting feeders with </w:delText>
        </w:r>
      </w:del>
      <w:del w:id="1287" w:author="Tyler Steven Coleman" w:date="2022-12-08T10:23:00Z">
        <w:r w:rsidR="00CB2182" w:rsidRPr="00194654" w:rsidDel="00276BBD">
          <w:rPr>
            <w:rFonts w:cstheme="minorHAnsi"/>
            <w:color w:val="000000"/>
          </w:rPr>
          <w:delText xml:space="preserve">higher </w:delText>
        </w:r>
      </w:del>
      <w:del w:id="1288" w:author="Tyler Steven Coleman" w:date="2022-12-08T10:27:00Z">
        <w:r w:rsidR="0007439C" w:rsidDel="00C20457">
          <w:rPr>
            <w:rFonts w:cstheme="minorHAnsi"/>
            <w:color w:val="000000"/>
          </w:rPr>
          <w:delText>richness</w:delText>
        </w:r>
        <w:r w:rsidRPr="00194654" w:rsidDel="00C20457">
          <w:rPr>
            <w:rFonts w:cstheme="minorHAnsi"/>
            <w:color w:val="000000"/>
          </w:rPr>
          <w:delText xml:space="preserve"> </w:delText>
        </w:r>
      </w:del>
      <w:del w:id="1289" w:author="Tyler Steven Coleman" w:date="2022-12-08T10:23:00Z">
        <w:r w:rsidR="00CB2182" w:rsidRPr="00194654" w:rsidDel="00276BBD">
          <w:rPr>
            <w:rFonts w:cstheme="minorHAnsi"/>
            <w:color w:val="000000"/>
          </w:rPr>
          <w:delText xml:space="preserve">of food resources </w:delText>
        </w:r>
      </w:del>
      <w:del w:id="1290" w:author="Tyler Steven Coleman" w:date="2022-12-08T10:27:00Z">
        <w:r w:rsidR="00CB2182" w:rsidRPr="00194654" w:rsidDel="00C20457">
          <w:rPr>
            <w:rFonts w:cstheme="minorHAnsi"/>
            <w:color w:val="000000"/>
          </w:rPr>
          <w:delText xml:space="preserve">but not more </w:delText>
        </w:r>
        <w:commentRangeStart w:id="1291"/>
        <w:r w:rsidR="00CB2182" w:rsidRPr="00194654" w:rsidDel="00C20457">
          <w:rPr>
            <w:rFonts w:cstheme="minorHAnsi"/>
            <w:color w:val="000000"/>
          </w:rPr>
          <w:delText xml:space="preserve">detections </w:delText>
        </w:r>
      </w:del>
      <w:commentRangeEnd w:id="1291"/>
      <w:r w:rsidR="00C20457">
        <w:rPr>
          <w:rStyle w:val="CommentReference"/>
        </w:rPr>
        <w:commentReference w:id="1291"/>
      </w:r>
      <w:del w:id="1292" w:author="Tyler Steven Coleman" w:date="2022-12-08T10:27:00Z">
        <w:r w:rsidR="00CB2182" w:rsidRPr="00194654" w:rsidDel="00C20457">
          <w:rPr>
            <w:rFonts w:cstheme="minorHAnsi"/>
            <w:color w:val="000000"/>
          </w:rPr>
          <w:delText>overall.</w:delText>
        </w:r>
        <w:r w:rsidR="00CB2182" w:rsidRPr="00194654" w:rsidDel="00C20457">
          <w:rPr>
            <w:rFonts w:cstheme="minorHAnsi"/>
          </w:rPr>
          <w:delText xml:space="preserve"> </w:delText>
        </w:r>
      </w:del>
      <w:r>
        <w:rPr>
          <w:rFonts w:cstheme="minorHAnsi"/>
        </w:rPr>
        <w:t>Previous research indicates that</w:t>
      </w:r>
      <w:r w:rsidRPr="00194654">
        <w:rPr>
          <w:rFonts w:cstheme="minorHAnsi"/>
        </w:rPr>
        <w:t xml:space="preserve"> animals participating in diffuse seed dispersal relationships</w:t>
      </w:r>
      <w:r>
        <w:rPr>
          <w:rFonts w:cstheme="minorHAnsi"/>
        </w:rPr>
        <w:t xml:space="preserve"> seek</w:t>
      </w:r>
      <w:r w:rsidRPr="00194654">
        <w:rPr>
          <w:rFonts w:cstheme="minorHAnsi"/>
        </w:rPr>
        <w:t xml:space="preserve"> </w:t>
      </w:r>
      <w:r w:rsidR="0073215C">
        <w:rPr>
          <w:rFonts w:cstheme="minorHAnsi"/>
        </w:rPr>
        <w:t xml:space="preserve">diverse </w:t>
      </w:r>
      <w:r w:rsidRPr="00194654">
        <w:rPr>
          <w:rFonts w:cstheme="minorHAnsi"/>
        </w:rPr>
        <w:t>resource</w:t>
      </w:r>
      <w:r w:rsidR="0073215C">
        <w:rPr>
          <w:rFonts w:cstheme="minorHAnsi"/>
        </w:rPr>
        <w:t>s to maintain</w:t>
      </w:r>
      <w:r w:rsidRPr="00194654">
        <w:rPr>
          <w:rFonts w:cstheme="minorHAnsi"/>
        </w:rPr>
        <w:t xml:space="preserve"> healthy nutritional levels</w:t>
      </w:r>
      <w:r w:rsidR="007808CD">
        <w:rPr>
          <w:rFonts w:cstheme="minorHAnsi"/>
        </w:rPr>
        <w:t>, which</w:t>
      </w:r>
      <w:r w:rsidR="0073215C">
        <w:rPr>
          <w:rFonts w:cstheme="minorHAnsi"/>
        </w:rPr>
        <w:t xml:space="preserve"> </w:t>
      </w:r>
      <w:r w:rsidRPr="00194654">
        <w:rPr>
          <w:rFonts w:cstheme="minorHAnsi"/>
        </w:rPr>
        <w:t xml:space="preserve">may incentivize seed vectors to seek </w:t>
      </w:r>
      <w:r>
        <w:rPr>
          <w:rFonts w:cstheme="minorHAnsi"/>
        </w:rPr>
        <w:t xml:space="preserve">rare </w:t>
      </w:r>
      <w:r w:rsidR="0073215C">
        <w:rPr>
          <w:rFonts w:cstheme="minorHAnsi"/>
        </w:rPr>
        <w:t>resources</w:t>
      </w:r>
      <w:r w:rsidR="007808CD">
        <w:rPr>
          <w:rFonts w:cstheme="minorHAnsi"/>
        </w:rPr>
        <w:t xml:space="preserve"> </w:t>
      </w:r>
      <w:r w:rsidR="0028548A">
        <w:rPr>
          <w:rFonts w:cstheme="minorHAnsi"/>
        </w:rPr>
        <w:fldChar w:fldCharType="begin"/>
      </w:r>
      <w:r w:rsidR="0028548A">
        <w:rPr>
          <w:rFonts w:cstheme="minorHAnsi"/>
        </w:rPr>
        <w:instrText xml:space="preserve"> ADDIN ZOTERO_ITEM CSL_CITATION {"citationID":"c1elFxYG","properties":{"formattedCitation":"(Amato et al., 2013; Blendinger et al., 2022; Carlo &amp; Morales, 2016)","plainCitation":"(Amato et al., 2013; Blendinger et al., 2022; Carlo &amp; Morales, 2016)","noteIndex":0},"citationItems":[{"id":298,"uris":["http://zotero.org/users/local/ud9bfypS/items/WN7L5S8X"],"itemData":{"id":298,"type":"article-journal","abstract":"The gastrointestinal (GI) microbiome contributes significantly to host nutrition and health. However, relationships involving GI microbes, their hosts and host macrohabitats remain to be established. Here, we define clear patterns of variation in the GI microbiomes of six groups of Mexican black howler monkeys (Alouatta pigra) occupying a gradation of habitats including a continuous evergreen rainforest, an evergreen rainforest fragment, a continuous semi-deciduous forest and captivity. High throughput microbial 16S ribosomal RNA gene sequencing indicated that diversity, richness and composition of howler GI microbiomes varied with host habitat in relation to diet. Howlers occupying suboptimal habitats consumed less diverse diets and correspondingly had less diverse gut microbiomes. Quantitative real-time PCR also revealed a reduction in the number of genes related to butyrate production and hydrogen metabolism in the microbiomes of howlers occupying suboptimal habitats, which may impact host health.","container-title":"The ISME Journal","DOI":"10.1038/ismej.2013.16","ISSN":"1751-7370","issue":"7","journalAbbreviation":"ISME J","language":"en","license":"2013 International Society for Microbial Ecology","note":"number: 7\npublisher: Nature Publishing Group","page":"1344-1353","source":"www.nature.com","title":"Habitat degradation impacts black howler monkey (Alouatta pigra) gastrointestinal microbiomes","volume":"7","author":[{"family":"Amato","given":"Katherine R."},{"family":"Yeoman","given":"Carl J."},{"family":"Kent","given":"Angela"},{"family":"Righini","given":"Nicoletta"},{"family":"Carbonero","given":"Franck"},{"family":"Estrada","given":"Alejandro"},{"family":"Rex Gaskins","given":"H."},{"family":"Stumpf","given":"Rebecca M."},{"family":"Yildirim","given":"Suleyman"},{"family":"Torralba","given":"Manolito"},{"family":"Gillis","given":"Marcus"},{"family":"Wilson","given":"Brenda A."},{"family":"Nelson","given":"Karen E."},{"family":"White","given":"Bryan A."},{"family":"Leigh","given":"Steven R."}],"issued":{"date-parts":[["2013",7]]}}},{"id":301,"uris":["http://zotero.org/users/local/ud9bfypS/items/JNMJ2E6A"],"itemData":{"id":301,"type":"article-journal","abstract":"According to diet-regulation hypotheses, animals select food to regulate the intake of macronutrients or maximise energy feeding efficiency. Specifically, the nutrient balance model proposes that foraging is primarily a process of balancing multiple nutrients to achieve a nutritional intake target, while the energy maximisation model proposes that foraging aims to maximise energy. Here, we evaluate the adjustment of fruit diets (the fruit-derived component of the diets) to nutritional and energy intake targets, characterising the nutrient balance and energy maximisation strategies across fruit-eating bird species with different fruit-handling behaviours (‘gulpers’, which swallow whole fruits, and ‘mashers’, which process the fruit in the beak) in subtropical Andean forests. Food-handling behaviour determines the food intake rate and, consequently, influences animal efficiency to obtain nutrients and energy. We used extensive field data from the diet of fruit-eating birds to test how species adjust their food intake. We used nutritional geometry to explore macronutrient balance and the effectiveness framework to explore energy-acquisition effectiveness. Observed diets showed a good fit with predictions of a diet balanced in macronutrient proportions. With few exceptions, diets clustered near an optimal macronutrient mixture and did not differ from each other in terms of maximising energy intake. Moreover, when comparing our results with a random diet based on local fruit availability, birds tended to fit better to the nutritional target, and less to the energy target, than expected from a random diet. Fruit-handling behaviour did not affect the ability of bird species to reach a nutritional target but it affected species energy acquisition, which was lower in mashers than in gulpers. This study explores for the first time different diet-regulation strategies in wild fruit-eating birds, and supports the argument that the diet reflects a specific regulation of macronutrients. Understanding why birds select fruits is a complex question requiring multiple considerations. The nutrient balance model explains the relevance of nutrient composition in the fruit selection by fruit-eating birds, although it is still necessary to determine its relative importance with respect to other dietary drivers. Read the free Plain Language Summary for this article on the Journal blog.","container-title":"Functional Ecology","DOI":"10.1111/1365-2435.14164","ISSN":"1365-2435","issue":"n/a","language":"en","note":"_eprint: https://onlinelibrary.wiley.com/doi/pdf/10.1111/1365-2435.14164","source":"Wiley Online Library","title":"Nutrient balance and energy-acquisition effectiveness: Do birds adjust their fruit diet to achieve intake targets?","title-short":"Nutrient balance and energy-acquisition effectiveness","URL":"https://onlinelibrary.wiley.com/doi/abs/10.1111/1365-2435.14164","volume":"n/a","author":[{"family":"Blendinger","given":"Pedro G."},{"family":"Rojas","given":"Tobias N."},{"family":"Ramírez-Mejía","given":"Andrés F."},{"family":"Bender","given":"Irene M. A."},{"family":"Lomáscolo","given":"Silvia"},{"family":"Magro","given":"Julieta"},{"family":"Núñez Montellano","given":"M. Gabriela"},{"family":"Ruggera","given":"Román A."},{"family":"Valoy","given":"Mariana"},{"family":"Ordano","given":"Mariano"}],"accessed":{"date-parts":[["2022",9,24]]},"issued":{"date-parts":[["2022"]]}}},{"id":164,"uris":["http://zotero.org/users/local/ud9bfypS/items/LC2C5L3P"],"itemData":{"id":164,"type":"article-journal","abstract":"Regenerated forests now compose over half of the world's tropical forest cover and are increasingly important as providers of ecosystem services, freshwater, and biodiversity conservation. Much of the value and functionality of regenerating forests depends on the plant diversity they contain. Tropical forest diversity is strongly shaped by mutualistic interactions between plants and fruit-eating animals (frugivores) that disperse seeds. Here we show how seed dispersal by birds can influence the speed and diversity of early successional forests in Puerto Rico. For two years, we monitored the monthly fruit production of bird-dispersed plants on a fragmented landscape, and measured seed dispersal activity of birds and plant establishment in experimental plots located in deforested areas. Two predominantly omnivorous bird species, the Northern Mockingbird (Mimus polyglottos) and the Gray Kingbird (Tyrannus dominicensis), proved critical for speeding up the establishment of woody plants and increasing the species richness and diversity of the seed rain in deforested areas. Seed dispersal by these generalists increased the odds for rare plant species to disperse and establish in experimental forest-regeneration plots. Results indicate that birds that mix fruit and insects in their diets and actively forage across open and forested habitats can play keystone roles in the regeneration of mutualistic plant–animal communities. Furthermore, our analyses reveal that rare-biased (antiapostatic) frugivory and seed dispersal is the mechanism responsible for increasing plant diversity in the early-regenerating community.","container-title":"Ecology","DOI":"10.1890/15-2147.1","ISSN":"1939-9170","issue":"7","language":"en","note":"_eprint: https://onlinelibrary.wiley.com/doi/pdf/10.1890/15-2147.1","page":"1819-1831","source":"Wiley Online Library","title":"Generalist birds promote tropical forest regeneration and increase plant diversity via rare-biased seed dispersal","volume":"97","author":[{"family":"Carlo","given":"Tomás A."},{"family":"Morales","given":"Juan M."}],"issued":{"date-parts":[["2016"]]}}}],"schema":"https://github.com/citation-style-language/schema/raw/master/csl-citation.json"} </w:instrText>
      </w:r>
      <w:r w:rsidR="0028548A">
        <w:rPr>
          <w:rFonts w:cstheme="minorHAnsi"/>
        </w:rPr>
        <w:fldChar w:fldCharType="separate"/>
      </w:r>
      <w:r w:rsidR="0028548A">
        <w:rPr>
          <w:rFonts w:cstheme="minorHAnsi"/>
          <w:noProof/>
        </w:rPr>
        <w:t>(Amato et al., 2013; Blendinger et al., 2022; Carlo &amp; Morales, 2016)</w:t>
      </w:r>
      <w:r w:rsidR="0028548A">
        <w:rPr>
          <w:rFonts w:cstheme="minorHAnsi"/>
        </w:rPr>
        <w:fldChar w:fldCharType="end"/>
      </w:r>
      <w:r w:rsidRPr="00194654">
        <w:rPr>
          <w:rFonts w:cstheme="minorHAnsi"/>
        </w:rPr>
        <w:t xml:space="preserve">. </w:t>
      </w:r>
      <w:r>
        <w:rPr>
          <w:rFonts w:cstheme="minorHAnsi"/>
        </w:rPr>
        <w:t>Thus, t</w:t>
      </w:r>
      <w:r w:rsidR="00CB2182" w:rsidRPr="00194654">
        <w:rPr>
          <w:rFonts w:cstheme="minorHAnsi"/>
        </w:rPr>
        <w:t>his discrepancy</w:t>
      </w:r>
      <w:r>
        <w:rPr>
          <w:rFonts w:cstheme="minorHAnsi"/>
        </w:rPr>
        <w:t xml:space="preserve"> between </w:t>
      </w:r>
      <w:commentRangeStart w:id="1293"/>
      <w:r>
        <w:rPr>
          <w:rFonts w:cstheme="minorHAnsi"/>
        </w:rPr>
        <w:t>bird detections and richness</w:t>
      </w:r>
      <w:r w:rsidR="00CB2182" w:rsidRPr="00194654">
        <w:rPr>
          <w:rFonts w:cstheme="minorHAnsi"/>
        </w:rPr>
        <w:t xml:space="preserve"> </w:t>
      </w:r>
      <w:commentRangeEnd w:id="1293"/>
      <w:r w:rsidR="00B51FEB">
        <w:rPr>
          <w:rStyle w:val="CommentReference"/>
        </w:rPr>
        <w:commentReference w:id="1293"/>
      </w:r>
      <w:r w:rsidR="00CB2182" w:rsidRPr="00194654">
        <w:rPr>
          <w:rFonts w:cstheme="minorHAnsi"/>
        </w:rPr>
        <w:t xml:space="preserve">may indicate that increased food </w:t>
      </w:r>
      <w:r>
        <w:rPr>
          <w:rFonts w:cstheme="minorHAnsi"/>
        </w:rPr>
        <w:t xml:space="preserve">resource </w:t>
      </w:r>
      <w:r w:rsidR="00CB2182" w:rsidRPr="00194654">
        <w:rPr>
          <w:rFonts w:cstheme="minorHAnsi"/>
        </w:rPr>
        <w:t xml:space="preserve">richness can be effective for recruiting </w:t>
      </w:r>
      <w:r w:rsidR="007808CD">
        <w:rPr>
          <w:rFonts w:cstheme="minorHAnsi"/>
        </w:rPr>
        <w:t>diverse</w:t>
      </w:r>
      <w:r w:rsidR="007808CD" w:rsidRPr="00194654">
        <w:rPr>
          <w:rFonts w:cstheme="minorHAnsi"/>
        </w:rPr>
        <w:t xml:space="preserve"> </w:t>
      </w:r>
      <w:r w:rsidR="00CB2182" w:rsidRPr="00194654">
        <w:rPr>
          <w:rFonts w:cstheme="minorHAnsi"/>
        </w:rPr>
        <w:t xml:space="preserve">disperser communities to sites, but that individuals may not require multiple feeding events at a single feeder to achieve the desired benefit </w:t>
      </w:r>
      <w:r w:rsidR="0028548A">
        <w:rPr>
          <w:rFonts w:cstheme="minorHAnsi"/>
        </w:rPr>
        <w:fldChar w:fldCharType="begin"/>
      </w:r>
      <w:r w:rsidR="0028548A">
        <w:rPr>
          <w:rFonts w:cstheme="minorHAnsi"/>
        </w:rPr>
        <w:instrText xml:space="preserve"> ADDIN ZOTERO_ITEM CSL_CITATION {"citationID":"4WxyAGcP","properties":{"formattedCitation":"(Bergman et al., 2001; Carlo &amp; Morales, 2016)","plainCitation":"(Bergman et al., 2001; Carlo &amp; Morales, 2016)","noteIndex":0},"citationItems":[{"id":305,"uris":["http://zotero.org/users/local/ud9bfypS/items/4KSG946Z"],"itemData":{"id":305,"type":"article-journal","abstract":"1 Many classical models of ungulate foraging are premised on energy maximization, yet limited empirical evidence and untested currency assumptions make the choice of currency a non-trivial issue. The primary constraints on forage intake of ungulates are forage quality and availability. Using a model that incorporates these two constraints, we predicted the optimal biomass of forage patches for ungulate grazers using an energy maximizing vs. a time minimizing strategy. 2 We tested these predictions on wood bison (Bison bison athabascae Rhoads) grazing naturally occurring sedge (Carex atherodes Spreng). The digestive constraint was determined by a series of ad libitum feeding trials using sedge at different stages of growth. Sedge digestibility declined with biomass. Ad libitum intake of sedge by bison declined with sedge digestibility and thus decreased with sedge biomass. On the other hand, short-term sedge intake rates of wood bison increased with biomass. 3 Incorporation of these constraints resulted in the prediction that daily energy gain of bison should be maximized by grazing patches with a biomass of 10 g m−2, whereas a bison could minimize daily foraging time needed to fulfil its energy requirement by cropping patches with a biomass of 279 g m−2. 4 To test these quantitative predictions, we used a staggered mowing regime to convert even-aged stands of sedge to a mosaic of patches varying in quality and quantity. Observations of bison grazing these mosaics indicated that patches of biomass below 120 g m−2 were avoided, while patches of biomass 156 and 219 g m−2 were highly preferred, with the greatest preference for the latter. 5 These results indicate that bison were behaving as time minimizers rather than energy maximizers. Daily cropping times of free-ranging bison from the literature corroborate our results.","container-title":"Journal of Animal Ecology","DOI":"10.1111/j.1365-2656.2001.00496.x","ISSN":"1365-2656","issue":"2","language":"en","note":"_eprint: https://onlinelibrary.wiley.com/doi/pdf/10.1111/j.1365-2656.2001.00496.x","page":"289-300","source":"Wiley Online Library","title":"Ungulate foraging strategies: energy maximizing or time minimizing?","title-short":"Ungulate foraging strategies","volume":"70","author":[{"family":"Bergman","given":"Carita M."},{"family":"Fryxell","given":"John M."},{"family":"Gates","given":"C. Cormack"},{"family":"Fortin","given":"Daniel"}],"issued":{"date-parts":[["2001"]]}}},{"id":164,"uris":["http://zotero.org/users/local/ud9bfypS/items/LC2C5L3P"],"itemData":{"id":164,"type":"article-journal","abstract":"Regenerated forests now compose over half of the world's tropical forest cover and are increasingly important as providers of ecosystem services, freshwater, and biodiversity conservation. Much of the value and functionality of regenerating forests depends on the plant diversity they contain. Tropical forest diversity is strongly shaped by mutualistic interactions between plants and fruit-eating animals (frugivores) that disperse seeds. Here we show how seed dispersal by birds can influence the speed and diversity of early successional forests in Puerto Rico. For two years, we monitored the monthly fruit production of bird-dispersed plants on a fragmented landscape, and measured seed dispersal activity of birds and plant establishment in experimental plots located in deforested areas. Two predominantly omnivorous bird species, the Northern Mockingbird (Mimus polyglottos) and the Gray Kingbird (Tyrannus dominicensis), proved critical for speeding up the establishment of woody plants and increasing the species richness and diversity of the seed rain in deforested areas. Seed dispersal by these generalists increased the odds for rare plant species to disperse and establish in experimental forest-regeneration plots. Results indicate that birds that mix fruit and insects in their diets and actively forage across open and forested habitats can play keystone roles in the regeneration of mutualistic plant–animal communities. Furthermore, our analyses reveal that rare-biased (antiapostatic) frugivory and seed dispersal is the mechanism responsible for increasing plant diversity in the early-regenerating community.","container-title":"Ecology","DOI":"10.1890/15-2147.1","ISSN":"1939-9170","issue":"7","language":"en","note":"_eprint: https://onlinelibrary.wiley.com/doi/pdf/10.1890/15-2147.1","page":"1819-1831","source":"Wiley Online Library","title":"Generalist birds promote tropical forest regeneration and increase plant diversity via rare-biased seed dispersal","volume":"97","author":[{"family":"Carlo","given":"Tomás A."},{"family":"Morales","given":"Juan M."}],"issued":{"date-parts":[["2016"]]}}}],"schema":"https://github.com/citation-style-language/schema/raw/master/csl-citation.json"} </w:instrText>
      </w:r>
      <w:r w:rsidR="0028548A">
        <w:rPr>
          <w:rFonts w:cstheme="minorHAnsi"/>
        </w:rPr>
        <w:fldChar w:fldCharType="separate"/>
      </w:r>
      <w:r w:rsidR="0028548A">
        <w:rPr>
          <w:rFonts w:cstheme="minorHAnsi"/>
          <w:noProof/>
        </w:rPr>
        <w:t>(Bergman et al., 2001; Carlo &amp; Morales, 2016)</w:t>
      </w:r>
      <w:r w:rsidR="0028548A">
        <w:rPr>
          <w:rFonts w:cstheme="minorHAnsi"/>
        </w:rPr>
        <w:fldChar w:fldCharType="end"/>
      </w:r>
      <w:r w:rsidR="00CB2182" w:rsidRPr="00194654">
        <w:rPr>
          <w:rFonts w:cstheme="minorHAnsi"/>
        </w:rPr>
        <w:t xml:space="preserve">. </w:t>
      </w:r>
      <w:commentRangeStart w:id="1294"/>
      <w:r>
        <w:rPr>
          <w:rFonts w:cstheme="minorHAnsi"/>
        </w:rPr>
        <w:t>Alternatively, the observed pattern</w:t>
      </w:r>
      <w:r w:rsidR="0007439C">
        <w:rPr>
          <w:rFonts w:cstheme="minorHAnsi"/>
        </w:rPr>
        <w:t>s in bird activity</w:t>
      </w:r>
      <w:r>
        <w:rPr>
          <w:rFonts w:cstheme="minorHAnsi"/>
        </w:rPr>
        <w:t xml:space="preserve"> may be explained by competitive interactions among species or individuals at feeders that </w:t>
      </w:r>
      <w:r w:rsidR="007808CD">
        <w:rPr>
          <w:rFonts w:cstheme="minorHAnsi"/>
        </w:rPr>
        <w:t>stabilize</w:t>
      </w:r>
      <w:r>
        <w:rPr>
          <w:rFonts w:cstheme="minorHAnsi"/>
        </w:rPr>
        <w:t xml:space="preserve"> overall activity even as </w:t>
      </w:r>
      <w:r w:rsidR="0073215C">
        <w:rPr>
          <w:rFonts w:cstheme="minorHAnsi"/>
        </w:rPr>
        <w:t xml:space="preserve">species </w:t>
      </w:r>
      <w:r>
        <w:rPr>
          <w:rFonts w:cstheme="minorHAnsi"/>
        </w:rPr>
        <w:t>richness increases</w:t>
      </w:r>
      <w:commentRangeEnd w:id="1294"/>
      <w:r w:rsidR="00C64F84">
        <w:rPr>
          <w:rStyle w:val="CommentReference"/>
        </w:rPr>
        <w:commentReference w:id="1294"/>
      </w:r>
      <w:r>
        <w:rPr>
          <w:rFonts w:cstheme="minorHAnsi"/>
        </w:rPr>
        <w:t xml:space="preserve"> </w:t>
      </w:r>
      <w:r w:rsidR="0028548A">
        <w:rPr>
          <w:rFonts w:cstheme="minorHAnsi"/>
        </w:rPr>
        <w:fldChar w:fldCharType="begin"/>
      </w:r>
      <w:r w:rsidR="0028548A">
        <w:rPr>
          <w:rFonts w:cstheme="minorHAnsi"/>
        </w:rPr>
        <w:instrText xml:space="preserve"> ADDIN ZOTERO_ITEM CSL_CITATION {"citationID":"sN3EGOSK","properties":{"formattedCitation":"(Leighton et al., 2022; E. T. Miller et al., 2017)","plainCitation":"(Leighton et al., 2022; E. T. Miller et al., 2017)","noteIndex":0},"citationItems":[{"id":310,"uris":["http://zotero.org/users/local/ud9bfypS/items/72N7J8XU"],"itemData":{"id":310,"type":"article-journal","abstract":"Interspecific dominance interactions have consequences for behavior, ecology, and the stability of species coexistence. Determinants of the outcomes of these interspecific interactions are therefore of great interest. However, few large-scale comparative works have demarcated the potential behavioral and morphological traits that explain dominance between species. To delineate which traits may influence species dominance, we rely on a newly established dominance ranking of bird species in North America. We pair these dominance rankings with phylogenetic analysis and incorporate social, morphological, and natural history variables to determine how morphological and social traits contribute. Like previous studies, we find that body mass is a positive predictor of dominance, but we also find that after controlling for body mass, bill length positively predicts a species’ rank in the hierarchy. In addition to morphological traits, we find that species that engage in proportionally more intraspecific fights tend to be less interspecifically dominant. Consequently, both morphological and social variables influence the interspecific dominance rank of a species. Such effects may have downstream consequences for the acquisition of foraging resources and the evolution of a species.","container-title":"Journal of Ornithology","DOI":"10.1007/s10336-022-02022-y","ISSN":"2193-7206","journalAbbreviation":"J Ornithol","language":"en","source":"Springer Link","title":"Both morphological and behavioral traits predict interspecific social dominance in birds","URL":"https://doi.org/10.1007/s10336-022-02022-y","author":[{"family":"Leighton","given":"Gavin M."},{"family":"Lamour","given":"Dominique"},{"family":"Malcolm","given":"Khalil"},{"family":"Miller","given":"Eliot T."}],"accessed":{"date-parts":[["2022",11,22]]},"issued":{"date-parts":[["2022",9,28]]}}},{"id":312,"uris":["http://zotero.org/users/local/ud9bfypS/items/Y2WE2EAU"],"itemData":{"id":312,"type":"article-journal","abstract":"Members of different species often engage in aggressive contests over resources. This series of aggressive contests between species may result in an interspecific dominance hierarchy. Such hierarchies are of interest because they could be used to address a variety of research questions, for example, do similarly ranked species tend to avoid each other in time or space, and what will happen when such species come into contact as climates change? Here, we propose a method for creating a continental-scale hierarchy, and we make initial analyses based on this hierarchy. Leveraging the existing network of citizen scientists from Project FeederWatch, we collected the data with which to create a continent-spanning interspecific dominance hierarchy that included species that do not currently have overlapping geographic distributions. We quantified the extent of intransitivities (rock-paper-scissors relationships) in the hierarchy, as intransitivities can promote local species’ coexistence. Overall, the hierarchy was nearly linear, and largely predicted by body mass, although there were clade-specific deviations from the average mass–dominance relationship. Warblers and orioles, for instance, were more dominant than expected based on their body mass, while buntings, grosbeaks, and doves were less dominant than expected. Intransitive relationships were rare. Few interactions were reported between close relatives and ecological competitors like Mountain and Black-capped Chickadees, as such species often have only marginally overlapping geographic distributions, restricting opportunity for observation. Yet, these species’ ranks—emergent properties of the network—were often in agreement with targeted studies of dominance relationships between them.","container-title":"Behavioral Ecology","DOI":"10.1093/beheco/arx108","ISSN":"1045-2249","issue":"6","journalAbbreviation":"Behavioral Ecology","page":"1454-1463","source":"Silverchair","title":"Fighting over food unites the birds of North America in a continental dominance hierarchy","volume":"28","author":[{"family":"Miller","given":"Eliot T"},{"family":"Bonter","given":"David N"},{"family":"Eldermire","given":"Charles"},{"family":"Freeman","given":"Benjamin G"},{"family":"Greig","given":"Emma I"},{"family":"Harmon","given":"Luke J"},{"family":"Lisle","given":"Curtis"},{"family":"Hochachka","given":"Wesley M"}],"issued":{"date-parts":[["2017",11,13]]}}}],"schema":"https://github.com/citation-style-language/schema/raw/master/csl-citation.json"} </w:instrText>
      </w:r>
      <w:r w:rsidR="0028548A">
        <w:rPr>
          <w:rFonts w:cstheme="minorHAnsi"/>
        </w:rPr>
        <w:fldChar w:fldCharType="separate"/>
      </w:r>
      <w:r w:rsidR="0028548A">
        <w:rPr>
          <w:rFonts w:cstheme="minorHAnsi"/>
          <w:noProof/>
        </w:rPr>
        <w:t>(Leighton et al., 2022; E. T. Miller et al., 2017)</w:t>
      </w:r>
      <w:r w:rsidR="0028548A">
        <w:rPr>
          <w:rFonts w:cstheme="minorHAnsi"/>
        </w:rPr>
        <w:fldChar w:fldCharType="end"/>
      </w:r>
      <w:r>
        <w:rPr>
          <w:rFonts w:cstheme="minorHAnsi"/>
        </w:rPr>
        <w:t>. Collectively</w:t>
      </w:r>
      <w:r w:rsidR="00CB2182" w:rsidRPr="00194654">
        <w:rPr>
          <w:rFonts w:cstheme="minorHAnsi"/>
        </w:rPr>
        <w:t xml:space="preserve">, our observations </w:t>
      </w:r>
      <w:r>
        <w:rPr>
          <w:rFonts w:cstheme="minorHAnsi"/>
        </w:rPr>
        <w:t>of bird vectors at feeders likely indicate</w:t>
      </w:r>
      <w:r w:rsidRPr="00194654">
        <w:rPr>
          <w:rFonts w:cstheme="minorHAnsi"/>
        </w:rPr>
        <w:t xml:space="preserve"> </w:t>
      </w:r>
      <w:r>
        <w:rPr>
          <w:rFonts w:cstheme="minorHAnsi"/>
        </w:rPr>
        <w:t>a</w:t>
      </w:r>
      <w:r w:rsidRPr="00194654">
        <w:rPr>
          <w:rFonts w:cstheme="minorHAnsi"/>
        </w:rPr>
        <w:t xml:space="preserve"> </w:t>
      </w:r>
      <w:r>
        <w:rPr>
          <w:rFonts w:cstheme="minorHAnsi"/>
        </w:rPr>
        <w:t xml:space="preserve">complex </w:t>
      </w:r>
      <w:r w:rsidR="00CB2182" w:rsidRPr="00194654">
        <w:rPr>
          <w:rFonts w:cstheme="minorHAnsi"/>
        </w:rPr>
        <w:t xml:space="preserve">relationship </w:t>
      </w:r>
      <w:r>
        <w:rPr>
          <w:rFonts w:cstheme="minorHAnsi"/>
        </w:rPr>
        <w:t xml:space="preserve">among resource </w:t>
      </w:r>
      <w:r>
        <w:rPr>
          <w:rFonts w:cstheme="minorHAnsi"/>
        </w:rPr>
        <w:lastRenderedPageBreak/>
        <w:t xml:space="preserve">tracking, vector diet, and </w:t>
      </w:r>
      <w:ins w:id="1295" w:author="Tyler Steven Coleman" w:date="2022-12-08T11:02:00Z">
        <w:r w:rsidR="00C64F84">
          <w:rPr>
            <w:rFonts w:cstheme="minorHAnsi"/>
          </w:rPr>
          <w:t>eco</w:t>
        </w:r>
      </w:ins>
      <w:ins w:id="1296" w:author="Tyler Steven Coleman" w:date="2022-12-08T11:03:00Z">
        <w:r w:rsidR="00C64F84">
          <w:rPr>
            <w:rFonts w:cstheme="minorHAnsi"/>
          </w:rPr>
          <w:t xml:space="preserve">logical </w:t>
        </w:r>
      </w:ins>
      <w:r>
        <w:rPr>
          <w:rFonts w:cstheme="minorHAnsi"/>
        </w:rPr>
        <w:t xml:space="preserve">interactions that drive </w:t>
      </w:r>
      <w:r w:rsidR="00CB2182" w:rsidRPr="00194654">
        <w:rPr>
          <w:rFonts w:cstheme="minorHAnsi"/>
        </w:rPr>
        <w:t xml:space="preserve">the </w:t>
      </w:r>
      <w:r>
        <w:rPr>
          <w:rFonts w:cstheme="minorHAnsi"/>
        </w:rPr>
        <w:t>activity</w:t>
      </w:r>
      <w:r w:rsidRPr="00194654">
        <w:rPr>
          <w:rFonts w:cstheme="minorHAnsi"/>
        </w:rPr>
        <w:t xml:space="preserve"> </w:t>
      </w:r>
      <w:r w:rsidR="00CB2182" w:rsidRPr="00194654">
        <w:rPr>
          <w:rFonts w:cstheme="minorHAnsi"/>
        </w:rPr>
        <w:t>of animal communities</w:t>
      </w:r>
      <w:r>
        <w:rPr>
          <w:rFonts w:cstheme="minorHAnsi"/>
        </w:rPr>
        <w:t xml:space="preserve"> associated with food resources. </w:t>
      </w:r>
    </w:p>
    <w:p w14:paraId="540587AF" w14:textId="326A5A61" w:rsidR="00CB2182" w:rsidRDefault="005D5F0E" w:rsidP="00F06350">
      <w:pPr>
        <w:spacing w:line="480" w:lineRule="auto"/>
        <w:ind w:firstLine="720"/>
        <w:rPr>
          <w:rFonts w:cstheme="minorHAnsi"/>
        </w:rPr>
      </w:pPr>
      <w:r>
        <w:rPr>
          <w:rFonts w:cstheme="minorHAnsi"/>
        </w:rPr>
        <w:t>We observed a positive relationship among the presence of resources and seed rain, which echoe</w:t>
      </w:r>
      <w:r w:rsidR="00764EA2">
        <w:rPr>
          <w:rFonts w:cstheme="minorHAnsi"/>
        </w:rPr>
        <w:t>s</w:t>
      </w:r>
      <w:r>
        <w:rPr>
          <w:rFonts w:cstheme="minorHAnsi"/>
        </w:rPr>
        <w:t xml:space="preserve"> previous work demonstrating the indirect effect</w:t>
      </w:r>
      <w:r w:rsidR="0073215C">
        <w:rPr>
          <w:rFonts w:cstheme="minorHAnsi"/>
        </w:rPr>
        <w:t>s</w:t>
      </w:r>
      <w:r>
        <w:rPr>
          <w:rFonts w:cstheme="minorHAnsi"/>
        </w:rPr>
        <w:t xml:space="preserve"> of resources on plant communities</w:t>
      </w:r>
      <w:r w:rsidR="00EB40B5">
        <w:rPr>
          <w:rFonts w:cstheme="minorHAnsi"/>
        </w:rPr>
        <w:t xml:space="preserve"> </w:t>
      </w:r>
      <w:r w:rsidR="009A5020">
        <w:rPr>
          <w:rFonts w:cstheme="minorHAnsi"/>
        </w:rPr>
        <w:fldChar w:fldCharType="begin"/>
      </w:r>
      <w:r w:rsidR="009A5020">
        <w:rPr>
          <w:rFonts w:cstheme="minorHAnsi"/>
        </w:rPr>
        <w:instrText xml:space="preserve"> ADDIN ZOTERO_ITEM CSL_CITATION {"citationID":"GcyWpiqe","properties":{"formattedCitation":"(Archibald et al., 2005; Carlo &amp; Morales, 2016; Hempson et al., 2017; Schmidt, 2003)","plainCitation":"(Archibald et al., 2005; Carlo &amp; Morales, 2016; Hempson et al., 2017; Schmidt, 2003)","noteIndex":0},"citationItems":[{"id":341,"uris":["http://zotero.org/users/local/ud9bfypS/items/WBWIN6CR"],"itemData":{"id":341,"type":"article-journal","abstract":"The effects of fire–grazing interactions on grass communities are difficult to identify because fire and grazing influence each other on a landscape scale. Persistent heavy grazing can prevent the spread of fire by breaking up the grass layer. In contrast, frequent burning might inhibit the persistence of grazed patches by attracting grazers to the post-burn green flush. We explored the effect of burning on grazing activity, and the persistence of grazed patches, in a landscape-level experiment in a South African savanna. We created 17 grazed patches by mowing grass in a 20 m diameter plot, with an adjacent un-mown control. We used dung counts as a measure of grazer visitation, and grass height as a measure of grazing intensity, at each of the sites over a year. Nearly all mowing treatments resulted in a rapid increase in grazing activity relative to controls (on average, 4–6 times more dung was found on mown sites). Subsequent fates of the grazed patches depended on their location with respect to fire. Burned areas drew animals off nearby unburned grazed patches, which then recovered lost biomass. Patches &gt;1.5 km from burns remained grazed short. Frequent large fires might prevent areas of heavy grazing from persisting in the landscape, and thus limit the spread of grazing-adapted grasses. Spatial information on fire frequencies in the park was used to explore the influence that the “magnet effect” of fire can have on grass communities. We mapped the distribution of tall, bunch grasslands and grazing-lawn grasslands using a 1999 Landsat TM satellite image. The extent of grazing lawns was directly related to fire return interval. Areas with a fire return of &lt;4 years had less lawn grass than would be expected from the proportions of lawn grass in the park. A logistic regression analysis, which used various environmental variables known to influence grazing, showed fire history to be an important predictor of grazing-lawn distributions. This work shows that, by influencing where, when, and for how long animals graze a patch, fire can influence the competitive balance between grazing-tolerant, and grazing-intolerant grass species and affect their distributions in the landscape. We discuss the implications of this research for the management of natural grazing systems and rangelands.","container-title":"Ecological Applications","DOI":"10.1890/03-5210","ISSN":"1939-5582","issue":"1","language":"en","note":"_eprint: https://onlinelibrary.wiley.com/doi/pdf/10.1890/03-5210","page":"96-109","source":"Wiley Online Library","title":"Shaping the Landscape: Fire–Grazer Interactions in an African Savanna","title-short":"Shaping the Landscape","volume":"15","author":[{"family":"Archibald","given":"S."},{"family":"Bond","given":"W. J."},{"family":"Stock","given":"W. D."},{"family":"Fairbanks","given":"D. H. K."}],"issued":{"date-parts":[["2005"]]}}},{"id":164,"uris":["http://zotero.org/users/local/ud9bfypS/items/LC2C5L3P"],"itemData":{"id":164,"type":"article-journal","abstract":"Regenerated forests now compose over half of the world's tropical forest cover and are increasingly important as providers of ecosystem services, freshwater, and biodiversity conservation. Much of the value and functionality of regenerating forests depends on the plant diversity they contain. Tropical forest diversity is strongly shaped by mutualistic interactions between plants and fruit-eating animals (frugivores) that disperse seeds. Here we show how seed dispersal by birds can influence the speed and diversity of early successional forests in Puerto Rico. For two years, we monitored the monthly fruit production of bird-dispersed plants on a fragmented landscape, and measured seed dispersal activity of birds and plant establishment in experimental plots located in deforested areas. Two predominantly omnivorous bird species, the Northern Mockingbird (Mimus polyglottos) and the Gray Kingbird (Tyrannus dominicensis), proved critical for speeding up the establishment of woody plants and increasing the species richness and diversity of the seed rain in deforested areas. Seed dispersal by these generalists increased the odds for rare plant species to disperse and establish in experimental forest-regeneration plots. Results indicate that birds that mix fruit and insects in their diets and actively forage across open and forested habitats can play keystone roles in the regeneration of mutualistic plant–animal communities. Furthermore, our analyses reveal that rare-biased (antiapostatic) frugivory and seed dispersal is the mechanism responsible for increasing plant diversity in the early-regenerating community.","container-title":"Ecology","DOI":"10.1890/15-2147.1","ISSN":"1939-9170","issue":"7","language":"en","note":"_eprint: https://onlinelibrary.wiley.com/doi/pdf/10.1890/15-2147.1","page":"1819-1831","source":"Wiley Online Library","title":"Generalist birds promote tropical forest regeneration and increase plant diversity via rare-biased seed dispersal","volume":"97","author":[{"family":"Carlo","given":"Tomás A."},{"family":"Morales","given":"Juan M."}],"issued":{"date-parts":[["2016"]]}}},{"id":57,"uris":["http://zotero.org/users/local/ud9bfypS/items/5X2NCK3M"],"itemData":{"id":57,"type":"article-journal","abstract":"The extirpation of native wildlife species and widespread establishment of livestock farming has dramatically distorted large mammal herbivore communities across the globe. Ecological theory suggests that these shifts in the form and the intensity of herbivory have had substantial impacts on a range of ecosystem processes, but for most ecosystems it is impossible to quantify these changes accurately. We address these challenges using species-level biomass data from sub-Saharan Africa for both present day and reconstructed historical herbivore communities. Our analyses reveal pronounced herbivore biomass losses in wetter areas and substantial biomass increases and functional type turnover in arid regions. Fire prevalence is likely to have been altered over vast areas where grazer biomass has transitioned to above or below the threshold at which grass fuel reduction can suppress fire. Overall, shifts in the functional composition of herbivore communities promote an expansion of woody cover. Total herbivore methane emissions have more than doubled, but lateral nutrient diffusion capacity is below 5% of past levels. The release of fundamental ecological constraints on herbivore communities in arid regions appears to pose greater threats to ecosystem function than do biomass losses in mesic regions, where fire remains the major consumer.","container-title":"Scientific Reports","DOI":"10.1038/s41598-017-17348-4","ISSN":"2045-2322","issue":"1","journalAbbreviation":"Sci Rep","language":"en","license":"2017 The Author(s)","note":"Bandiera_abtest: a\nCc_license_type: cc_by\nCg_type: Nature Research Journals\nnumber: 1\nPrimary_atype: Research\npublisher: Nature Publishing Group\nSubject_term: Biogeochemistry;Ecosystem ecology;Macroecology\nSubject_term_id: biogeochemistry;ecosystem-ecology;macroecology","page":"17196","source":"www.nature.com","title":"The consequences of replacing wildlife with livestock in Africa","volume":"7","author":[{"family":"Hempson","given":"Gareth P."},{"family":"Archibald","given":"Sally"},{"family":"Bond","given":"William J."}],"issued":{"date-parts":[["2017",12,8]]}}},{"id":308,"uris":["http://zotero.org/users/local/ud9bfypS/items/PNR6JYHD"],"itemData":{"id":308,"type":"article-journal","abstract":"Many terrestrial ecosystems are characterized by intermittent production of abundant resources for consumers, termed pulsed resources. The impact of resource pulses on populations downwind of the initial pulse are only beginning to be characterized, while the relationship between the frequencies of pulses and the long-term growth rate of affected species is unknown. I monitored the reproductive success of veeries (Catharus fuscescens) breeding in oak-dominated forest in southeastern New York State from 1998 to 2002. During this time veeries experienced high interannual variability in growth rates as a consequence of trophic cascades stemming from pulsed production of acorns. Rodent populations that benefited from acorns also depredated veery nests, while raptors that increased in response to rodent outbreaks are major predators on adult and juvenile birds. Veeries may recoup losses following low to moderate acorn crops that lead to rodent population declines. Thus, veeries fluctuate between years of positive and negative growth rate, however, long-term population trends, and thus true source-sink designation, cannot be made until the frequency of various year types is characterized. I simulated long-term growth rates using reproductive parameters estimated from field studies and survivorship data from the literature. Simulations suggest that variability in the frequency of masting events in oaks can lead to </w:instrText>
      </w:r>
      <w:r w:rsidR="009A5020">
        <w:rPr>
          <w:rFonts w:ascii="Cambria Math" w:hAnsi="Cambria Math" w:cs="Cambria Math"/>
        </w:rPr>
        <w:instrText>∼</w:instrText>
      </w:r>
      <w:r w:rsidR="009A5020">
        <w:rPr>
          <w:rFonts w:cstheme="minorHAnsi"/>
        </w:rPr>
        <w:instrText xml:space="preserve">10% fluctuation in long-term growth rates in veeries. These studies suggest that temporal variability in masting dynamics has the potential to substantially influence songbird population trends. Furthermore, spatial variability in masting characteristics (e.g. the frequency of masting events and/or the size of seed crops) may greatly contribute to regional differences in songbird population trends. Because even less is known about the relationship between sizes of acorn crops and songbird populations, the influence of pulses in seed production on songbird population dynamics is likely to be underestimated.","container-title":"Oikos","DOI":"10.1034/j.1600-0706.2003.12462.x","ISSN":"1600-0706","issue":"3","language":"en","note":"_eprint: https://onlinelibrary.wiley.com/doi/pdf/10.1034/j.1600-0706.2003.12462.x","page":"548-558","source":"Wiley Online Library","title":"Linking frequencies of acorn masting in temperate forests to long-term population growth rates in a songbird: the veery (Catharus fuscescens)","title-short":"Linking frequencies of acorn masting in temperate forests to long-term population growth rates in a songbird","volume":"103","author":[{"family":"Schmidt","given":"Kenneth A."}],"issued":{"date-parts":[["2003"]]}}}],"schema":"https://github.com/citation-style-language/schema/raw/master/csl-citation.json"} </w:instrText>
      </w:r>
      <w:r w:rsidR="009A5020">
        <w:rPr>
          <w:rFonts w:cstheme="minorHAnsi"/>
        </w:rPr>
        <w:fldChar w:fldCharType="separate"/>
      </w:r>
      <w:r w:rsidR="009A5020">
        <w:rPr>
          <w:rFonts w:cstheme="minorHAnsi"/>
          <w:noProof/>
        </w:rPr>
        <w:t>(Archibald et al., 2005; Carlo &amp; Morales, 2016; Hempson et al., 2017; Schmidt, 2003)</w:t>
      </w:r>
      <w:r w:rsidR="009A5020">
        <w:rPr>
          <w:rFonts w:cstheme="minorHAnsi"/>
        </w:rPr>
        <w:fldChar w:fldCharType="end"/>
      </w:r>
      <w:r w:rsidR="00CB2182" w:rsidRPr="00194654">
        <w:rPr>
          <w:rFonts w:cstheme="minorHAnsi"/>
        </w:rPr>
        <w:t xml:space="preserve">. </w:t>
      </w:r>
      <w:r>
        <w:rPr>
          <w:rFonts w:cstheme="minorHAnsi"/>
        </w:rPr>
        <w:t xml:space="preserve">Moreover, we demonstrated that </w:t>
      </w:r>
      <w:r w:rsidR="00CB2182" w:rsidRPr="00194654">
        <w:rPr>
          <w:rFonts w:cstheme="minorHAnsi"/>
        </w:rPr>
        <w:t xml:space="preserve">resources can indirectly influence plant communities by </w:t>
      </w:r>
      <w:r>
        <w:rPr>
          <w:rFonts w:cstheme="minorHAnsi"/>
        </w:rPr>
        <w:t>increasing</w:t>
      </w:r>
      <w:r w:rsidRPr="00194654">
        <w:rPr>
          <w:rFonts w:cstheme="minorHAnsi"/>
        </w:rPr>
        <w:t xml:space="preserve"> </w:t>
      </w:r>
      <w:r w:rsidR="0073215C">
        <w:rPr>
          <w:rFonts w:cstheme="minorHAnsi"/>
        </w:rPr>
        <w:t xml:space="preserve">the species richness of </w:t>
      </w:r>
      <w:r w:rsidR="00CB2182" w:rsidRPr="00194654">
        <w:rPr>
          <w:rFonts w:cstheme="minorHAnsi"/>
        </w:rPr>
        <w:t>seed rain</w:t>
      </w:r>
      <w:r>
        <w:rPr>
          <w:rFonts w:cstheme="minorHAnsi"/>
        </w:rPr>
        <w:t xml:space="preserve">. </w:t>
      </w:r>
      <w:r w:rsidR="00921F11">
        <w:rPr>
          <w:rFonts w:cstheme="minorHAnsi"/>
        </w:rPr>
        <w:t>The</w:t>
      </w:r>
      <w:r w:rsidR="0007439C">
        <w:rPr>
          <w:rFonts w:cstheme="minorHAnsi"/>
        </w:rPr>
        <w:t xml:space="preserve"> positive relationship between </w:t>
      </w:r>
      <w:r>
        <w:rPr>
          <w:rFonts w:cstheme="minorHAnsi"/>
        </w:rPr>
        <w:t>seed rain</w:t>
      </w:r>
      <w:r w:rsidR="0007439C">
        <w:rPr>
          <w:rFonts w:cstheme="minorHAnsi"/>
        </w:rPr>
        <w:t xml:space="preserve"> and resource</w:t>
      </w:r>
      <w:r>
        <w:rPr>
          <w:rFonts w:cstheme="minorHAnsi"/>
        </w:rPr>
        <w:t xml:space="preserve"> richness increased even </w:t>
      </w:r>
      <w:r w:rsidR="0007439C">
        <w:rPr>
          <w:rFonts w:cstheme="minorHAnsi"/>
        </w:rPr>
        <w:t>as</w:t>
      </w:r>
      <w:r>
        <w:rPr>
          <w:rFonts w:cstheme="minorHAnsi"/>
        </w:rPr>
        <w:t xml:space="preserve"> bird</w:t>
      </w:r>
      <w:r w:rsidR="0007439C">
        <w:rPr>
          <w:rFonts w:cstheme="minorHAnsi"/>
        </w:rPr>
        <w:t xml:space="preserve"> </w:t>
      </w:r>
      <w:del w:id="1297" w:author="Tyler Steven Coleman" w:date="2022-12-08T11:04:00Z">
        <w:r w:rsidR="0007439C" w:rsidDel="00C64F84">
          <w:rPr>
            <w:rFonts w:cstheme="minorHAnsi"/>
          </w:rPr>
          <w:delText xml:space="preserve">activity </w:delText>
        </w:r>
      </w:del>
      <w:ins w:id="1298" w:author="Tyler Steven Coleman" w:date="2022-12-08T11:04:00Z">
        <w:r w:rsidR="00C64F84">
          <w:rPr>
            <w:rFonts w:cstheme="minorHAnsi"/>
          </w:rPr>
          <w:t>detections</w:t>
        </w:r>
        <w:r w:rsidR="00C64F84">
          <w:rPr>
            <w:rFonts w:cstheme="minorHAnsi"/>
          </w:rPr>
          <w:t xml:space="preserve"> </w:t>
        </w:r>
      </w:ins>
      <w:r w:rsidR="0007439C">
        <w:rPr>
          <w:rFonts w:cstheme="minorHAnsi"/>
        </w:rPr>
        <w:t>and richness</w:t>
      </w:r>
      <w:r>
        <w:rPr>
          <w:rFonts w:cstheme="minorHAnsi"/>
        </w:rPr>
        <w:t xml:space="preserve"> </w:t>
      </w:r>
      <w:r w:rsidR="00F06350" w:rsidRPr="00F06350">
        <w:rPr>
          <w:rFonts w:cstheme="minorHAnsi"/>
        </w:rPr>
        <w:t>plateaued</w:t>
      </w:r>
      <w:r w:rsidR="00F06350">
        <w:rPr>
          <w:rFonts w:cstheme="minorHAnsi"/>
        </w:rPr>
        <w:t xml:space="preserve">. We </w:t>
      </w:r>
      <w:r w:rsidR="00921F11">
        <w:rPr>
          <w:rFonts w:cstheme="minorHAnsi"/>
        </w:rPr>
        <w:t>observed</w:t>
      </w:r>
      <w:r w:rsidR="00F06350">
        <w:rPr>
          <w:rFonts w:cstheme="minorHAnsi"/>
        </w:rPr>
        <w:t xml:space="preserve"> relatively </w:t>
      </w:r>
      <w:del w:id="1299" w:author="Tyler Steven Coleman" w:date="2022-12-08T11:05:00Z">
        <w:r w:rsidR="00F06350" w:rsidDel="00C64F84">
          <w:rPr>
            <w:rFonts w:cstheme="minorHAnsi"/>
          </w:rPr>
          <w:delText xml:space="preserve">few </w:delText>
        </w:r>
      </w:del>
      <w:ins w:id="1300" w:author="Tyler Steven Coleman" w:date="2022-12-08T11:05:00Z">
        <w:r w:rsidR="00C64F84">
          <w:rPr>
            <w:rFonts w:cstheme="minorHAnsi"/>
          </w:rPr>
          <w:t>low</w:t>
        </w:r>
        <w:r w:rsidR="00C64F84">
          <w:rPr>
            <w:rFonts w:cstheme="minorHAnsi"/>
          </w:rPr>
          <w:t xml:space="preserve"> </w:t>
        </w:r>
      </w:ins>
      <w:r w:rsidR="00F06350">
        <w:rPr>
          <w:rFonts w:cstheme="minorHAnsi"/>
        </w:rPr>
        <w:t>species</w:t>
      </w:r>
      <w:ins w:id="1301" w:author="Tyler Steven Coleman" w:date="2022-12-08T11:05:00Z">
        <w:r w:rsidR="00C64F84">
          <w:rPr>
            <w:rFonts w:cstheme="minorHAnsi"/>
          </w:rPr>
          <w:t xml:space="preserve"> richness</w:t>
        </w:r>
      </w:ins>
      <w:r w:rsidR="00F06350">
        <w:rPr>
          <w:rFonts w:cstheme="minorHAnsi"/>
        </w:rPr>
        <w:t xml:space="preserve"> of bird vectors at </w:t>
      </w:r>
      <w:commentRangeStart w:id="1302"/>
      <w:ins w:id="1303" w:author="Tyler Steven Coleman" w:date="2022-12-08T11:06:00Z">
        <w:r w:rsidR="00C64F84">
          <w:rPr>
            <w:rFonts w:cstheme="minorHAnsi"/>
          </w:rPr>
          <w:t xml:space="preserve">low resource richness </w:t>
        </w:r>
      </w:ins>
      <w:commentRangeEnd w:id="1302"/>
      <w:ins w:id="1304" w:author="Tyler Steven Coleman" w:date="2022-12-08T11:07:00Z">
        <w:r w:rsidR="00C64F84">
          <w:rPr>
            <w:rStyle w:val="CommentReference"/>
          </w:rPr>
          <w:commentReference w:id="1302"/>
        </w:r>
      </w:ins>
      <w:r w:rsidR="00F06350">
        <w:rPr>
          <w:rFonts w:cstheme="minorHAnsi"/>
        </w:rPr>
        <w:t>feeders</w:t>
      </w:r>
      <w:ins w:id="1305" w:author="Tyler Steven Coleman" w:date="2022-12-08T11:06:00Z">
        <w:r w:rsidR="00C64F84">
          <w:rPr>
            <w:rFonts w:cstheme="minorHAnsi"/>
          </w:rPr>
          <w:t xml:space="preserve"> (e.g., 4 resource </w:t>
        </w:r>
      </w:ins>
      <w:ins w:id="1306" w:author="Tyler Steven Coleman" w:date="2022-12-08T11:07:00Z">
        <w:r w:rsidR="00C64F84">
          <w:rPr>
            <w:rFonts w:cstheme="minorHAnsi"/>
          </w:rPr>
          <w:t>species</w:t>
        </w:r>
      </w:ins>
      <w:ins w:id="1307" w:author="Tyler Steven Coleman" w:date="2022-12-08T11:06:00Z">
        <w:r w:rsidR="00C64F84">
          <w:rPr>
            <w:rFonts w:cstheme="minorHAnsi"/>
          </w:rPr>
          <w:t>)</w:t>
        </w:r>
      </w:ins>
      <w:r w:rsidR="00F06350">
        <w:rPr>
          <w:rFonts w:cstheme="minorHAnsi"/>
        </w:rPr>
        <w:t xml:space="preserve">, which indicates that </w:t>
      </w:r>
      <w:r w:rsidR="0073215C">
        <w:rPr>
          <w:rFonts w:cstheme="minorHAnsi"/>
        </w:rPr>
        <w:t>high resource richness (e.g., 12 resource</w:t>
      </w:r>
      <w:del w:id="1308" w:author="Tyler Steven Coleman" w:date="2022-12-08T11:06:00Z">
        <w:r w:rsidR="0073215C" w:rsidDel="00C64F84">
          <w:rPr>
            <w:rFonts w:cstheme="minorHAnsi"/>
          </w:rPr>
          <w:delText>s</w:delText>
        </w:r>
      </w:del>
      <w:ins w:id="1309" w:author="Tyler Steven Coleman" w:date="2022-12-08T11:07:00Z">
        <w:r w:rsidR="00C64F84">
          <w:rPr>
            <w:rFonts w:cstheme="minorHAnsi"/>
          </w:rPr>
          <w:t xml:space="preserve"> species</w:t>
        </w:r>
      </w:ins>
      <w:r w:rsidR="0073215C">
        <w:rPr>
          <w:rFonts w:cstheme="minorHAnsi"/>
        </w:rPr>
        <w:t>)</w:t>
      </w:r>
      <w:r w:rsidR="00F06350">
        <w:rPr>
          <w:rFonts w:cstheme="minorHAnsi"/>
        </w:rPr>
        <w:t xml:space="preserve"> may </w:t>
      </w:r>
      <w:r w:rsidR="00395C6E">
        <w:rPr>
          <w:rFonts w:cstheme="minorHAnsi"/>
        </w:rPr>
        <w:t xml:space="preserve">instead </w:t>
      </w:r>
      <w:r w:rsidR="00F06350">
        <w:rPr>
          <w:rFonts w:cstheme="minorHAnsi"/>
        </w:rPr>
        <w:t>attract individual</w:t>
      </w:r>
      <w:r w:rsidR="007808CD">
        <w:rPr>
          <w:rFonts w:cstheme="minorHAnsi"/>
        </w:rPr>
        <w:t xml:space="preserve">s </w:t>
      </w:r>
      <w:r w:rsidR="00F06350">
        <w:rPr>
          <w:rFonts w:cstheme="minorHAnsi"/>
        </w:rPr>
        <w:t>that disperse more plant species</w:t>
      </w:r>
      <w:r w:rsidR="009A5020">
        <w:rPr>
          <w:rFonts w:cstheme="minorHAnsi"/>
        </w:rPr>
        <w:t xml:space="preserve"> </w:t>
      </w:r>
      <w:r w:rsidR="009A5020">
        <w:rPr>
          <w:rFonts w:cstheme="minorHAnsi"/>
        </w:rPr>
        <w:fldChar w:fldCharType="begin"/>
      </w:r>
      <w:r w:rsidR="009A5020">
        <w:rPr>
          <w:rFonts w:cstheme="minorHAnsi"/>
        </w:rPr>
        <w:instrText xml:space="preserve"> ADDIN ZOTERO_ITEM CSL_CITATION {"citationID":"GPMt7cEU","properties":{"formattedCitation":"(Zwolak, 2017)","plainCitation":"(Zwolak, 2017)","noteIndex":0},"citationItems":[{"id":329,"uris":["http://zotero.org/users/local/ud9bfypS/items/WP22GBGT"],"itemData":{"id":329,"type":"article-journal","abstract":"Seed dispersal by animals is a complex phenomenon, characterized by multiple mechanisms and variable outcomes. Most researchers approach this complexity by analysing context-dependency in seed dispersal and investigating extrinsic factors that might influence interactions between plants and seed dispersers. Intrinsic traits of seed dispersers provide an alternative way of making sense of the enormous variation in seed fates. I review causes of intraspecific variability in frugivorous and granivorous animals, discuss their effects on seed dispersal, and outline likely consequences for plant populations and communities. Sources of individual variation in seed-dispersing animals include sexual dimorphism, changes associated with growth and ageing, individual specialization, and animal personalities. Sexual dimorphism of seed-dispersing animals influences seed fate through diverse mechanisms that range from effects caused by sex-specific differences in body size, to influences of male versus female cognitive functions. These differences affect the type of seed treatment (e.g. dispersal versus predation), the number of dispersed seeds, distance of seed dispersal, and likelihood that seeds are left in favourable sites for seeds or seedlings. The best-documented consequences of individual differences associated with growth and ageing involve quantity of dispersed seeds and the quality of seed treatment in the mouth and gut. Individual specialization on different resources affects the number of dispersed plant species, and therefore the connectivity and architecture of seed-dispersal networks. Animal personalities might play an important role in shaping interactions between plants and dispersers of their seeds, yet their potential in this regard remains overlooked. In general, intraspecific variation in seed-dispersing animals often influences plants through effects of these individual differences on the movement ecology of the dispersers. Two conditions are necessary for individual variation to exert a strong influence on seed dispersal. First, the individual differences in traits should translate into differences in crucial characteristics of seed dispersal. Second, individual variation is more likely to be important when the proportions of particular types of individuals fluctuate strongly in a population or vary across space; when proportions are static, it is less likely that intraspecific differences will be responsible for changes in the dynamics and outcomes of plant–animal interactions. In conclusion, focusing on variation among foraging animals rather than on species averages might bring new, mechanistic insights to the phenomenon of seed dispersal. While this shift in perspective is unlikely to replace the traditional approach (based on the assumption that all important variation occurs among species), it provides a complementary alternative to decipher the enormous variation observed in animal-mediated seed dispersal.","container-title":"Biological Reviews","DOI":"10.1111/brv.12377","ISSN":"1469-185X","issue":"2","language":"en","note":"_eprint: https://onlinelibrary.wiley.com/doi/pdf/10.1111/brv.12377","page":"897-913","source":"Wiley Online Library","title":"How intraspecific variation in seed-dispersing animals matters for plants","volume":"93","author":[{"family":"Zwolak","given":"Rafał"}],"issued":{"date-parts":[["2017"]]}}}],"schema":"https://github.com/citation-style-language/schema/raw/master/csl-citation.json"} </w:instrText>
      </w:r>
      <w:r w:rsidR="009A5020">
        <w:rPr>
          <w:rFonts w:cstheme="minorHAnsi"/>
        </w:rPr>
        <w:fldChar w:fldCharType="separate"/>
      </w:r>
      <w:r w:rsidR="009A5020">
        <w:rPr>
          <w:rFonts w:cstheme="minorHAnsi"/>
          <w:noProof/>
        </w:rPr>
        <w:t>(Zwolak, 2017)</w:t>
      </w:r>
      <w:r w:rsidR="009A5020">
        <w:rPr>
          <w:rFonts w:cstheme="minorHAnsi"/>
        </w:rPr>
        <w:fldChar w:fldCharType="end"/>
      </w:r>
      <w:r w:rsidR="00F06350">
        <w:rPr>
          <w:rFonts w:cstheme="minorHAnsi"/>
        </w:rPr>
        <w:t>. Importantly</w:t>
      </w:r>
      <w:r w:rsidR="00F06350" w:rsidRPr="0073215C">
        <w:rPr>
          <w:rFonts w:cstheme="minorHAnsi"/>
        </w:rPr>
        <w:t xml:space="preserve">, </w:t>
      </w:r>
      <w:r w:rsidR="007808CD">
        <w:rPr>
          <w:rFonts w:cstheme="minorHAnsi"/>
        </w:rPr>
        <w:t>the strength of this positive relationship between resource and seed rain</w:t>
      </w:r>
      <w:ins w:id="1310" w:author="Tyler Steven Coleman" w:date="2022-12-08T11:08:00Z">
        <w:r w:rsidR="00C64F84">
          <w:rPr>
            <w:rFonts w:cstheme="minorHAnsi"/>
          </w:rPr>
          <w:t xml:space="preserve"> species</w:t>
        </w:r>
      </w:ins>
      <w:r w:rsidR="007808CD">
        <w:rPr>
          <w:rFonts w:cstheme="minorHAnsi"/>
        </w:rPr>
        <w:t xml:space="preserve"> richness increased throughout the sampling period</w:t>
      </w:r>
      <w:r w:rsidR="00F06350">
        <w:rPr>
          <w:rFonts w:cstheme="minorHAnsi"/>
        </w:rPr>
        <w:t xml:space="preserve">. Temporal patterns </w:t>
      </w:r>
      <w:r w:rsidR="007808CD">
        <w:rPr>
          <w:rFonts w:cstheme="minorHAnsi"/>
        </w:rPr>
        <w:t xml:space="preserve">(i.e., seasonal variation or acclimatation) </w:t>
      </w:r>
      <w:r w:rsidR="00F06350">
        <w:rPr>
          <w:rFonts w:cstheme="minorHAnsi"/>
        </w:rPr>
        <w:t xml:space="preserve">are </w:t>
      </w:r>
      <w:r w:rsidR="007808CD">
        <w:rPr>
          <w:rFonts w:cstheme="minorHAnsi"/>
        </w:rPr>
        <w:t>important</w:t>
      </w:r>
      <w:r w:rsidR="00F06350">
        <w:rPr>
          <w:rFonts w:cstheme="minorHAnsi"/>
        </w:rPr>
        <w:t xml:space="preserve"> factors in resource tracking frameworks, which often focus</w:t>
      </w:r>
      <w:r w:rsidR="007808CD">
        <w:rPr>
          <w:rFonts w:cstheme="minorHAnsi"/>
        </w:rPr>
        <w:t xml:space="preserve"> </w:t>
      </w:r>
      <w:r w:rsidR="00F06350">
        <w:rPr>
          <w:rFonts w:cstheme="minorHAnsi"/>
        </w:rPr>
        <w:t>on fruit availability</w:t>
      </w:r>
      <w:r w:rsidR="0007439C">
        <w:rPr>
          <w:rFonts w:cstheme="minorHAnsi"/>
        </w:rPr>
        <w:t xml:space="preserve"> at neighborhood or landscape scales</w:t>
      </w:r>
      <w:r w:rsidR="009A5020">
        <w:rPr>
          <w:rFonts w:cstheme="minorHAnsi"/>
        </w:rPr>
        <w:t xml:space="preserve"> </w:t>
      </w:r>
      <w:r w:rsidR="009A5020">
        <w:rPr>
          <w:rFonts w:cstheme="minorHAnsi"/>
        </w:rPr>
        <w:fldChar w:fldCharType="begin"/>
      </w:r>
      <w:r w:rsidR="009A5020">
        <w:rPr>
          <w:rFonts w:cstheme="minorHAnsi"/>
        </w:rPr>
        <w:instrText xml:space="preserve"> ADDIN ZOTERO_ITEM CSL_CITATION {"citationID":"UgiZEYPu","properties":{"formattedCitation":"(Gleditsch et al., 2017)","plainCitation":"(Gleditsch et al., 2017)","noteIndex":0},"citationItems":[{"id":115,"uris":["http://zotero.org/users/local/ud9bfypS/items/QFAP7E8J"],"itemData":{"id":115,"type":"article-journal","abstract":"Mutualistic interactions between species are crucial for the maintenance and functioning of the community. Current research has shown the importance of not only understanding the structure of these mutualistic interaction networks but also their temporal dynamics. Temporal changes in species abundance, such as those caused by vertebrate resource tracking, may create temporal variability in a network though neighborhood effects and influence the directedness of dispersal. While much research has been done on resource tracking, neighborhood effects, and directed dispersal individually, little research has been done into their interrelationships and, therefore, theory of how resource tracking can influence frugivory and seed dispersal networks remains poorly developed. We use the available literature to show the prevalence of resource tracking by vertebrate frugivores and hypothesize how, through neighborhood effects, resource tracking may influence short-term variation in network properties. We then discuss how resource tracking can influence long-term network properties by altering the dispersal of plant species. Lastly, we use this information to hypothesize how the introductions of new species into a community may alter the influence of resource tracking on frugivory and seed dispersal. While trait matching and links that are not possible between species in a community (i.e., forbidden links) play a large role in determining the structure of a network, temporal change in the abundance of species due to resource tracking may also affect the properties of networks. By increasing our understanding of the role resource tracking has in the temporal variability of frugivory and seed dispersal networks, we can better determine the full extent of species interactions and provide valuable information for the conservation of ecological communities.","container-title":"Frontiers in Ecology and Evolution","DOI":"10.3389/fevo.2017.00098","ISSN":"2296-701X","page":"98","source":"Frontiers","title":"Connecting Resource Tracking by Frugivores to Temporal Variation in Seed Dispersal Networks","volume":"5","author":[{"family":"Gleditsch","given":"Jason M."},{"family":"Hruska","given":"Amy M."},{"family":"Foster","given":"Jeffrey T."}],"issued":{"date-parts":[["2017"]]}}}],"schema":"https://github.com/citation-style-language/schema/raw/master/csl-citation.json"} </w:instrText>
      </w:r>
      <w:r w:rsidR="009A5020">
        <w:rPr>
          <w:rFonts w:cstheme="minorHAnsi"/>
        </w:rPr>
        <w:fldChar w:fldCharType="separate"/>
      </w:r>
      <w:r w:rsidR="009A5020">
        <w:rPr>
          <w:rFonts w:cstheme="minorHAnsi"/>
          <w:noProof/>
        </w:rPr>
        <w:t>(Gleditsch et al., 2017)</w:t>
      </w:r>
      <w:r w:rsidR="009A5020">
        <w:rPr>
          <w:rFonts w:cstheme="minorHAnsi"/>
        </w:rPr>
        <w:fldChar w:fldCharType="end"/>
      </w:r>
      <w:r w:rsidR="00F06350">
        <w:rPr>
          <w:rFonts w:cstheme="minorHAnsi"/>
        </w:rPr>
        <w:t>.</w:t>
      </w:r>
      <w:r w:rsidR="0007439C">
        <w:rPr>
          <w:rFonts w:cstheme="minorHAnsi"/>
        </w:rPr>
        <w:t xml:space="preserve"> </w:t>
      </w:r>
      <w:r w:rsidR="007808CD">
        <w:rPr>
          <w:rFonts w:cstheme="minorHAnsi"/>
        </w:rPr>
        <w:t>Instead, o</w:t>
      </w:r>
      <w:r w:rsidR="00F06350">
        <w:rPr>
          <w:rFonts w:cstheme="minorHAnsi"/>
        </w:rPr>
        <w:t>ur results incorporate</w:t>
      </w:r>
      <w:r w:rsidR="007808CD">
        <w:rPr>
          <w:rFonts w:cstheme="minorHAnsi"/>
        </w:rPr>
        <w:t xml:space="preserve"> </w:t>
      </w:r>
      <w:r w:rsidR="00F06350">
        <w:rPr>
          <w:rFonts w:cstheme="minorHAnsi"/>
        </w:rPr>
        <w:t xml:space="preserve">community diversity more generally (e.g., fruit, seeds, and insects), which </w:t>
      </w:r>
      <w:r w:rsidR="0073215C">
        <w:rPr>
          <w:rFonts w:cstheme="minorHAnsi"/>
        </w:rPr>
        <w:t>more accurately</w:t>
      </w:r>
      <w:r w:rsidR="00F06350">
        <w:rPr>
          <w:rFonts w:cstheme="minorHAnsi"/>
        </w:rPr>
        <w:t xml:space="preserve"> reflects the generalist diet of most vectors </w:t>
      </w:r>
      <w:r w:rsidR="00411755">
        <w:rPr>
          <w:rFonts w:cstheme="minorHAnsi"/>
        </w:rPr>
        <w:fldChar w:fldCharType="begin"/>
      </w:r>
      <w:r w:rsidR="003A346E">
        <w:rPr>
          <w:rFonts w:cstheme="minorHAnsi"/>
        </w:rPr>
        <w:instrText xml:space="preserve"> ADDIN ZOTERO_ITEM CSL_CITATION {"citationID":"zRu8SOoE","properties":{"formattedCitation":"(Gleditsch et al., 2017)","plainCitation":"(Gleditsch et al., 2017)","noteIndex":0},"citationItems":[{"id":115,"uris":["http://zotero.org/users/local/ud9bfypS/items/QFAP7E8J"],"itemData":{"id":115,"type":"article-journal","abstract":"Mutualistic interactions between species are crucial for the maintenance and functioning of the community. Current research has shown the importance of not only understanding the structure of these mutualistic interaction networks but also their temporal dynamics. Temporal changes in species abundance, such as those caused by vertebrate resource tracking, may create temporal variability in a network though neighborhood effects and influence the directedness of dispersal. While much research has been done on resource tracking, neighborhood effects, and directed dispersal individually, little research has been done into their interrelationships and, therefore, theory of how resource tracking can influence frugivory and seed dispersal networks remains poorly developed. We use the available literature to show the prevalence of resource tracking by vertebrate frugivores and hypothesize how, through neighborhood effects, resource tracking may influence short-term variation in network properties. We then discuss how resource tracking can influence long-term network properties by altering the dispersal of plant species. Lastly, we use this information to hypothesize how the introductions of new species into a community may alter the influence of resource tracking on frugivory and seed dispersal. While trait matching and links that are not possible between species in a community (i.e., forbidden links) play a large role in determining the structure of a network, temporal change in the abundance of species due to resource tracking may also affect the properties of networks. By increasing our understanding of the role resource tracking has in the temporal variability of frugivory and seed dispersal networks, we can better determine the full extent of species interactions and provide valuable information for the conservation of ecological communities.","container-title":"Frontiers in Ecology and Evolution","DOI":"10.3389/fevo.2017.00098","ISSN":"2296-701X","page":"98","source":"Frontiers","title":"Connecting Resource Tracking by Frugivores to Temporal Variation in Seed Dispersal Networks","volume":"5","author":[{"family":"Gleditsch","given":"Jason M."},{"family":"Hruska","given":"Amy M."},{"family":"Foster","given":"Jeffrey T."}],"issued":{"date-parts":[["2017"]]}}}],"schema":"https://github.com/citation-style-language/schema/raw/master/csl-citation.json"} </w:instrText>
      </w:r>
      <w:r w:rsidR="00411755">
        <w:rPr>
          <w:rFonts w:cstheme="minorHAnsi"/>
        </w:rPr>
        <w:fldChar w:fldCharType="separate"/>
      </w:r>
      <w:r w:rsidR="003A346E">
        <w:rPr>
          <w:rFonts w:cstheme="minorHAnsi"/>
          <w:noProof/>
        </w:rPr>
        <w:t>(Gleditsch et al., 2017)</w:t>
      </w:r>
      <w:r w:rsidR="00411755">
        <w:rPr>
          <w:rFonts w:cstheme="minorHAnsi"/>
        </w:rPr>
        <w:fldChar w:fldCharType="end"/>
      </w:r>
      <w:r w:rsidR="0007439C">
        <w:rPr>
          <w:rFonts w:cstheme="minorHAnsi"/>
        </w:rPr>
        <w:t xml:space="preserve">. </w:t>
      </w:r>
      <w:r w:rsidR="007808CD">
        <w:rPr>
          <w:rFonts w:cstheme="minorHAnsi"/>
        </w:rPr>
        <w:t>As such, t</w:t>
      </w:r>
      <w:r w:rsidR="0073215C">
        <w:rPr>
          <w:rFonts w:cstheme="minorHAnsi"/>
        </w:rPr>
        <w:t xml:space="preserve">he effect of community diversity on </w:t>
      </w:r>
      <w:r w:rsidR="007808CD">
        <w:rPr>
          <w:rFonts w:cstheme="minorHAnsi"/>
        </w:rPr>
        <w:t>temporal variation in r</w:t>
      </w:r>
      <w:r w:rsidR="0073215C">
        <w:rPr>
          <w:rFonts w:cstheme="minorHAnsi"/>
        </w:rPr>
        <w:t xml:space="preserve">esource tracking may </w:t>
      </w:r>
      <w:r w:rsidR="007808CD">
        <w:rPr>
          <w:rFonts w:cstheme="minorHAnsi"/>
        </w:rPr>
        <w:t xml:space="preserve">dictate seed rain, with downstream consequences for </w:t>
      </w:r>
      <w:r w:rsidR="007808CD" w:rsidRPr="00194654">
        <w:rPr>
          <w:rFonts w:cstheme="minorHAnsi"/>
        </w:rPr>
        <w:t xml:space="preserve">plant community assembly </w:t>
      </w:r>
      <w:r w:rsidR="007808CD">
        <w:rPr>
          <w:rFonts w:cstheme="minorHAnsi"/>
        </w:rPr>
        <w:t xml:space="preserve">and other interactions (e.g., seed predation; </w:t>
      </w:r>
      <w:r w:rsidR="003A346E">
        <w:rPr>
          <w:rFonts w:cstheme="minorHAnsi"/>
        </w:rPr>
        <w:fldChar w:fldCharType="begin"/>
      </w:r>
      <w:r w:rsidR="003A346E">
        <w:rPr>
          <w:rFonts w:cstheme="minorHAnsi"/>
        </w:rPr>
        <w:instrText xml:space="preserve"> ADDIN ZOTERO_ITEM CSL_CITATION {"citationID":"k8P8LLtB","properties":{"formattedCitation":"(Howe &amp; Miriti, 2004; Lishawa et al., 2020)","plainCitation":"(Howe &amp; Miriti, 2004; Lishawa et al., 2020)","noteIndex":0},"citationItems":[{"id":288,"uris":["http://zotero.org/users/local/ud9bfypS/items/TXG3NIKS"],"itemData":{"id":288,"type":"article-journal","abstract":"A profusion of fruit forms implies that seed dispersal plays a central role in plant ecology, yet the chance that an individual seed will ultimately produce a reproductive adult is low to infinitesimal. Extremely high variance in survival implies that variations in fruit production or transitions from seed to seedling will contribute little to population growth. The key issue is that variance in survival of plant life-history stages, and therefore the importance of dispersal, differs greatly among and within plant communities. In stable communities of a few species of long-lived plants, variances in seed and seedling survival are immense, so seed-to-seedling transitions have little influence on overall population dynamics. However, when seedlings in different circumstances have very different chances of survival—in ecological succession, for example, or when dispersed seeds escape density-dependent mortality near parent trees—the biased survival of dispersed seeds or seedlings in some places rather than others results in pervasive demographic impacts.","container-title":"BioScience","DOI":"10.1641/0006-3568(2004)054[0651:WSDM]2.0.CO;2","ISSN":"0006-3568","issue":"7","journalAbbreviation":"BioScience","page":"651-660","source":"Silverchair","title":"When Seed Dispersal Matters","volume":"54","author":[{"family":"Howe","given":"Henry F."},{"family":"Miriti","given":"Maria N."}],"issued":{"date-parts":[["2004",7,1]]}}},{"id":303,"uris":["http://zotero.org/users/local/ud9bfypS/items/EIJYJZ7Y"],"itemData":{"id":303,"type":"article-journal","abstract":"The conservation of many freshwater marsh waterbirds (i.e., waterfowl, shorebirds, wading birds, and secretive marshbirds) in the Laurentian Great Lakes requires managing invasive emergent macrophytes, which degrade waterbird habitat by creating dense, litter-clogged stands, and excluding plants that produce nutritionally balanced and high-energy food (seeds, tubers, and submerged aquatic vegetation). The most commonly used management approach in the United States Great Lakes region involves the application of herbicides, which can stimulate waterbird forage plants but does not address the accumulation of plant litter, the underlying cause of plant community diversity loss and habitat degradation. We experimentally evaluated the effects of an alternative approach, harvesting invasive plants and their litter followed by flooding, on plant communities, focusing on the effects of these treatments to increase the abundance of high-energy wetland plants. At the Shiawassee National Wildlife Refuge in Michigan, USA, we experimentally treated an invasive cattail (Typha × glauca)-dominated wetland in August and September of 2016, 2017, and 2018, using a randomized block design with 4 blocks and 3 treatments (sediment surface harvest, above ground harvest, and control). We monitored the effects of these treatments on the abundance and dominance of waterbird forage-producing plants, plant diversity, and plant communities prior to (Jul 2016) and during the summer following each treatment (late Jul or early Aug 2017, 2018, and 2019). Additionally, we used pre- and post-treatment waterbird use-day data collected at the unit scale and compared values with satellite imagery-derived land cover changes. Compared to control plots, 3 years of harvesting and flooding significantly increased plant species diversity, increased the abundance of waterbird seed- and tuber-producing plant species by 5 times, and increased annual plant dominance by more than 10 times, while substantially reducing all measures of cattail and its litter. Use-days increased for total waterbirds, including waterfowl and dabbling ducks, following treatment. Cattail cover decreased and open water and non-cattail emergent vegetation cover increased. Harvesting invasive plant biomass coupled with flooding promoted a plant community composition and structure beneficial to waterbirds. © 2020 The Wildlife Society.","container-title":"The Journal of Wildlife Management","DOI":"10.1002/jwmg.21912","ISSN":"1937-2817","issue":"7","language":"en","note":"_eprint: https://onlinelibrary.wiley.com/doi/pdf/10.1002/jwmg.21912","page":"1326-1337","source":"Wiley Online Library","title":"Wetland Waterbird Food Resources Increased by Harvesting Invasive Cattails","volume":"84","author":[{"family":"Lishawa","given":"Shane C."},{"family":"Dunton","given":"Eric M."},{"family":"Pearsall","given":"Douglas R."},{"family":"Monks","given":"Andrew M."},{"family":"Himmler","given":"Kurtis B."},{"family":"Carson","given":"Brendan D."},{"family":"Loges","given":"Brian"},{"family":"Albert","given":"Dennis A."}],"issued":{"date-parts":[["2020"]]}}}],"schema":"https://github.com/citation-style-language/schema/raw/master/csl-citation.json"} </w:instrText>
      </w:r>
      <w:r w:rsidR="003A346E">
        <w:rPr>
          <w:rFonts w:cstheme="minorHAnsi"/>
        </w:rPr>
        <w:fldChar w:fldCharType="separate"/>
      </w:r>
      <w:del w:id="1311" w:author="Tyler Steven Coleman" w:date="2022-12-08T11:09:00Z">
        <w:r w:rsidR="003A346E" w:rsidDel="00C64F84">
          <w:rPr>
            <w:rFonts w:cstheme="minorHAnsi"/>
            <w:noProof/>
          </w:rPr>
          <w:delText>(</w:delText>
        </w:r>
      </w:del>
      <w:r w:rsidR="003A346E">
        <w:rPr>
          <w:rFonts w:cstheme="minorHAnsi"/>
          <w:noProof/>
        </w:rPr>
        <w:t>Howe &amp; Miriti, 2004; Lishawa et al., 2020)</w:t>
      </w:r>
      <w:r w:rsidR="003A346E">
        <w:rPr>
          <w:rFonts w:cstheme="minorHAnsi"/>
        </w:rPr>
        <w:fldChar w:fldCharType="end"/>
      </w:r>
      <w:r w:rsidR="0073215C">
        <w:rPr>
          <w:rFonts w:cstheme="minorHAnsi"/>
        </w:rPr>
        <w:t>.</w:t>
      </w:r>
    </w:p>
    <w:p w14:paraId="73331D5D" w14:textId="13EF35B0" w:rsidR="00CB2182" w:rsidRPr="00921F11" w:rsidRDefault="00CB2182" w:rsidP="0073215C">
      <w:pPr>
        <w:spacing w:line="480" w:lineRule="auto"/>
        <w:ind w:firstLine="720"/>
        <w:rPr>
          <w:rFonts w:cstheme="minorHAnsi"/>
        </w:rPr>
      </w:pPr>
      <w:r w:rsidRPr="00194654">
        <w:rPr>
          <w:rFonts w:cstheme="minorHAnsi"/>
        </w:rPr>
        <w:t xml:space="preserve">The positive relationship we documented </w:t>
      </w:r>
      <w:r w:rsidR="0007439C">
        <w:rPr>
          <w:rFonts w:cstheme="minorHAnsi"/>
        </w:rPr>
        <w:t>among</w:t>
      </w:r>
      <w:r w:rsidR="0007439C" w:rsidRPr="00194654">
        <w:rPr>
          <w:rFonts w:cstheme="minorHAnsi"/>
        </w:rPr>
        <w:t xml:space="preserve"> </w:t>
      </w:r>
      <w:r w:rsidRPr="00194654">
        <w:rPr>
          <w:rFonts w:cstheme="minorHAnsi"/>
        </w:rPr>
        <w:t xml:space="preserve">food resource </w:t>
      </w:r>
      <w:r w:rsidR="007808CD">
        <w:rPr>
          <w:rFonts w:cstheme="minorHAnsi"/>
        </w:rPr>
        <w:t>and seed rain</w:t>
      </w:r>
      <w:ins w:id="1312" w:author="Tyler Steven Coleman" w:date="2022-12-08T11:09:00Z">
        <w:r w:rsidR="00AE7BDF">
          <w:rPr>
            <w:rFonts w:cstheme="minorHAnsi"/>
          </w:rPr>
          <w:t xml:space="preserve"> species</w:t>
        </w:r>
      </w:ins>
      <w:r w:rsidR="007808CD">
        <w:rPr>
          <w:rFonts w:cstheme="minorHAnsi"/>
        </w:rPr>
        <w:t xml:space="preserve"> </w:t>
      </w:r>
      <w:r w:rsidRPr="00194654">
        <w:rPr>
          <w:rFonts w:cstheme="minorHAnsi"/>
        </w:rPr>
        <w:t xml:space="preserve">richness raises concerns </w:t>
      </w:r>
      <w:r w:rsidR="0007439C">
        <w:rPr>
          <w:rFonts w:cstheme="minorHAnsi"/>
        </w:rPr>
        <w:t>regarding resource</w:t>
      </w:r>
      <w:r w:rsidR="0007439C" w:rsidRPr="00194654">
        <w:rPr>
          <w:rFonts w:cstheme="minorHAnsi"/>
        </w:rPr>
        <w:t xml:space="preserve"> </w:t>
      </w:r>
      <w:r w:rsidRPr="00194654">
        <w:rPr>
          <w:rFonts w:cstheme="minorHAnsi"/>
        </w:rPr>
        <w:t xml:space="preserve">fluctuations with global change. </w:t>
      </w:r>
      <w:r w:rsidR="0073215C">
        <w:rPr>
          <w:rFonts w:cstheme="minorHAnsi"/>
        </w:rPr>
        <w:t>I</w:t>
      </w:r>
      <w:r w:rsidR="0007439C">
        <w:rPr>
          <w:rFonts w:cstheme="minorHAnsi"/>
        </w:rPr>
        <w:t xml:space="preserve">ncreased seed rain </w:t>
      </w:r>
      <w:ins w:id="1313" w:author="Tyler Steven Coleman" w:date="2022-12-08T11:09:00Z">
        <w:r w:rsidR="00AE7BDF">
          <w:rPr>
            <w:rFonts w:cstheme="minorHAnsi"/>
          </w:rPr>
          <w:lastRenderedPageBreak/>
          <w:t>specie</w:t>
        </w:r>
      </w:ins>
      <w:ins w:id="1314" w:author="Tyler Steven Coleman" w:date="2022-12-08T11:10:00Z">
        <w:r w:rsidR="00AE7BDF">
          <w:rPr>
            <w:rFonts w:cstheme="minorHAnsi"/>
          </w:rPr>
          <w:t xml:space="preserve">s </w:t>
        </w:r>
      </w:ins>
      <w:r w:rsidR="0007439C">
        <w:rPr>
          <w:rFonts w:cstheme="minorHAnsi"/>
        </w:rPr>
        <w:t xml:space="preserve">richness may translate into greater resource </w:t>
      </w:r>
      <w:r w:rsidR="0073215C">
        <w:rPr>
          <w:rFonts w:cstheme="minorHAnsi"/>
        </w:rPr>
        <w:t xml:space="preserve">and vector </w:t>
      </w:r>
      <w:ins w:id="1315" w:author="Tyler Steven Coleman" w:date="2022-12-08T11:10:00Z">
        <w:r w:rsidR="00AE7BDF">
          <w:rPr>
            <w:rFonts w:cstheme="minorHAnsi"/>
          </w:rPr>
          <w:t xml:space="preserve">species </w:t>
        </w:r>
      </w:ins>
      <w:r w:rsidR="0007439C">
        <w:rPr>
          <w:rFonts w:cstheme="minorHAnsi"/>
        </w:rPr>
        <w:t xml:space="preserve">richness, promoting diversity in </w:t>
      </w:r>
      <w:r w:rsidR="007808CD">
        <w:rPr>
          <w:rFonts w:cstheme="minorHAnsi"/>
        </w:rPr>
        <w:t>a</w:t>
      </w:r>
      <w:r w:rsidR="0007439C">
        <w:rPr>
          <w:rFonts w:cstheme="minorHAnsi"/>
        </w:rPr>
        <w:t xml:space="preserve"> diffuse mutualism</w:t>
      </w:r>
      <w:r w:rsidR="0073215C">
        <w:rPr>
          <w:rFonts w:cstheme="minorHAnsi"/>
        </w:rPr>
        <w:t xml:space="preserve"> </w:t>
      </w:r>
      <w:r w:rsidR="003A346E">
        <w:rPr>
          <w:rFonts w:cstheme="minorHAnsi"/>
        </w:rPr>
        <w:fldChar w:fldCharType="begin"/>
      </w:r>
      <w:r w:rsidR="003A346E">
        <w:rPr>
          <w:rFonts w:cstheme="minorHAnsi"/>
        </w:rPr>
        <w:instrText xml:space="preserve"> ADDIN ZOTERO_ITEM CSL_CITATION {"citationID":"T1g7DII4","properties":{"formattedCitation":"(Palmer et al., 2003)","plainCitation":"(Palmer et al., 2003)","noteIndex":0},"citationItems":[{"id":343,"uris":["http://zotero.org/users/local/ud9bfypS/items/J568QL66"],"itemData":{"id":343,"type":"article-journal","abstract":"Mutualistic interactions are diverse and widespread and often involve multispecies guilds of mutualists competing for access to one or more partner species. Despite the ubiquity of these interactions, we know little about the dynamics of competition and coexistence within these guilds or how interactions between mutualists and their shared resource (the partner species) may influence these dynamics. In this article, we review the evidence for interspecific competition for partners within mutualist guilds in both plant‐pollinator and ant‐myrmecophyte systems. We then review evidence for the operation of different coexistence mechanisms within these guilds and discuss how the dynamics of competition and coexistence may be uniquely shaped by multispecies mutualist interactions. In particular, we note that adaptive and plastic responses by mutualists to variation in partner quality are likely to play an important role in determining these dynamics. We summarize by considering the ecological conditions that are likely to restrict or promote species coexistence within mutualist guilds. We suggest that these guilds may provide powerful model systems for exploring multiple mechanisms of species coexistence, and we discuss how these mechanisms may be modified by evolutionary adaptation.","container-title":"The American Naturalist","DOI":"10.1086/378682","ISSN":"0003-0147","issue":"S4","note":"publisher: The University of Chicago Press","page":"S63-S79","source":"journals.uchicago.edu (Atypon)","title":"Competition and Coexistence: Exploring Mechanisms That Restrict and Maintain Diversity within Mutualist Guilds.","title-short":"Competition and Coexistence","volume":"162","author":[{"family":"Palmer","given":"Todd M."},{"family":"Stanton","given":"Maureen L."},{"family":"Young","given":"Truman P."}],"issued":{"date-parts":[["2003",10]]}}}],"schema":"https://github.com/citation-style-language/schema/raw/master/csl-citation.json"} </w:instrText>
      </w:r>
      <w:r w:rsidR="003A346E">
        <w:rPr>
          <w:rFonts w:cstheme="minorHAnsi"/>
        </w:rPr>
        <w:fldChar w:fldCharType="separate"/>
      </w:r>
      <w:r w:rsidR="003A346E">
        <w:rPr>
          <w:rFonts w:cstheme="minorHAnsi"/>
          <w:noProof/>
        </w:rPr>
        <w:t>(Palmer et al., 2003)</w:t>
      </w:r>
      <w:r w:rsidR="003A346E">
        <w:rPr>
          <w:rFonts w:cstheme="minorHAnsi"/>
        </w:rPr>
        <w:fldChar w:fldCharType="end"/>
      </w:r>
      <w:r w:rsidR="0007439C">
        <w:rPr>
          <w:rFonts w:cstheme="minorHAnsi"/>
        </w:rPr>
        <w:t>. However, p</w:t>
      </w:r>
      <w:r w:rsidR="005D5F0E">
        <w:rPr>
          <w:rFonts w:cstheme="minorHAnsi"/>
        </w:rPr>
        <w:t>rimary f</w:t>
      </w:r>
      <w:r w:rsidRPr="00194654">
        <w:rPr>
          <w:rFonts w:cstheme="minorHAnsi"/>
        </w:rPr>
        <w:t>ood resources for dispersers (e.g., plant tissues</w:t>
      </w:r>
      <w:r w:rsidR="005D5F0E">
        <w:rPr>
          <w:rFonts w:cstheme="minorHAnsi"/>
        </w:rPr>
        <w:t xml:space="preserve"> and insects</w:t>
      </w:r>
      <w:r w:rsidRPr="00194654">
        <w:rPr>
          <w:rFonts w:cstheme="minorHAnsi"/>
        </w:rPr>
        <w:t xml:space="preserve">) are declining or </w:t>
      </w:r>
      <w:del w:id="1316" w:author="Tyler Steven Coleman" w:date="2022-12-08T11:10:00Z">
        <w:r w:rsidRPr="00194654" w:rsidDel="00AE7BDF">
          <w:rPr>
            <w:rFonts w:cstheme="minorHAnsi"/>
          </w:rPr>
          <w:delText xml:space="preserve">changing </w:delText>
        </w:r>
      </w:del>
      <w:ins w:id="1317" w:author="Tyler Steven Coleman" w:date="2022-12-08T11:10:00Z">
        <w:r w:rsidR="00AE7BDF">
          <w:rPr>
            <w:rFonts w:cstheme="minorHAnsi"/>
          </w:rPr>
          <w:t>shifting</w:t>
        </w:r>
        <w:r w:rsidR="00AE7BDF" w:rsidRPr="00194654">
          <w:rPr>
            <w:rFonts w:cstheme="minorHAnsi"/>
          </w:rPr>
          <w:t xml:space="preserve"> </w:t>
        </w:r>
      </w:ins>
      <w:r w:rsidRPr="00194654">
        <w:rPr>
          <w:rFonts w:cstheme="minorHAnsi"/>
        </w:rPr>
        <w:t>worldwide</w:t>
      </w:r>
      <w:r w:rsidR="0007439C">
        <w:rPr>
          <w:rFonts w:cstheme="minorHAnsi"/>
        </w:rPr>
        <w:t xml:space="preserve"> with land use conversion, climate change, introduced species, and altered disturbance regimes</w:t>
      </w:r>
      <w:r w:rsidRPr="00194654">
        <w:rPr>
          <w:rFonts w:cstheme="minorHAnsi"/>
        </w:rPr>
        <w:t xml:space="preserve"> </w:t>
      </w:r>
      <w:r w:rsidR="00B75E6D">
        <w:rPr>
          <w:rFonts w:cstheme="minorHAnsi"/>
        </w:rPr>
        <w:fldChar w:fldCharType="begin"/>
      </w:r>
      <w:r w:rsidR="00B75E6D">
        <w:rPr>
          <w:rFonts w:cstheme="minorHAnsi"/>
        </w:rPr>
        <w:instrText xml:space="preserve"> ADDIN ZOTERO_ITEM CSL_CITATION {"citationID":"D0Ouvh1w","properties":{"formattedCitation":"(Bowler et al., 2019; Damschen et al., 2019; Gleditsch &amp; Carlo, 2011; McConkey &amp; O\\uc0\\u8217{}Farrill, 2016; Mollot et al., 2017)","plainCitation":"(Bowler et al., 2019; Damschen et al., 2019; Gleditsch &amp; Carlo, 2011; McConkey &amp; O’Farrill, 2016; Mollot et al., 2017)","noteIndex":0},"citationItems":[{"id":295,"uris":["http://zotero.org/users/local/ud9bfypS/items/Z9ZHNA46"],"itemData":{"id":295,"type":"article-journal","abstract":"Evidence of declines in insect populations has recently received considerable scientific and societal attention. However, the lack of long-term insect monitoring makes it difficult to assess whether declines are geographically widespread. By contrast, bird populations are well monitored and often used as indicators of environmental change. We compared the population trends of European insectivorous birds with those of other birds to assess whether patterns in bird population trends were consistent with declines of insects. We further examined whether declines were evident for insectivores with different habitats, foraging strata, and other ecological preferences. Bird population trends were estimated for Europe (1990–2015) and Denmark (1990–2016). On average, insectivores declined over the study period (13% across Europe and 28% in Denmark), whereas omnivores had stable populations. Seedeaters also declined (28% across Europe; 34% in Denmark), but this assessment was based on fewer species than for other groups. The effects of insectivory were stronger for farmland species (especially grassland species), for ground feeders, and for cold-adapted species. Insectivory was associated with long-distance migration, which was also linked to population declines. However, many insectivores had stable populations, especially habitat generalists. Our findings suggest that the decline of insectivores is primarily associated with agricultural intensification and loss of grassland habitat. The loss of both seed and insect specialists indicates an overall trend toward bird communities dominated by diet generalists.","container-title":"Conservation Biology","DOI":"10.1111/cobi.13307","ISSN":"1523-1739","issue":"5","language":"en","note":"_eprint: https://onlinelibrary.wiley.com/doi/pdf/10.1111/cobi.13307","page":"1120-1130","source":"Wiley Online Library","title":"Long-term declines of European insectivorous bird populations and potential causes","volume":"33","author":[{"family":"Bowler","given":"Diana E."},{"family":"Heldbjerg","given":"Henning"},{"family":"Fox","given":"Anthony D."},{"family":"Jong","given":"Maaike","non-dropping-particle":"de"},{"family":"Böhning-Gaese","given":"Katrin"}],"issued":{"date-parts":[["2019"]]}}},{"id":269,"uris":["http://zotero.org/users/local/ud9bfypS/items/6XP3A562"],"itemData":{"id":269,"type":"article-journal","abstract":"Landscape connectivity increases plant species richness over decades by promoting colonizations and preventing extinctions.","archive_location":"world","container-title":"Science","DOI":"10.1126/science.aax8992","language":"EN","license":"Copyright © 2019 The Authors, some rights reserved; exclusive licensee American Association for the Advancement of Science. No claim to original U.S. Government Works","note":"publisher: American Association for the Advancement of Science","source":"www.science.org","title":"Ongoing accumulation of plant diversity through habitat connectivity in an 18-year experiment","URL":"https://www.science.org/doi/abs/10.1126/science.aax8992","author":[{"family":"Damschen","given":"Ellen I."},{"family":"Brudvig","given":"Lars A."},{"family":"Burt","given":"Melissa A."},{"family":"FletcherJr","given":"Robert J."},{"family":"Haddad","given":"Nick M."},{"family":"Levey","given":"Douglas J."},{"family":"Orrock","given":"John L."},{"family":"Resasco","given":"Julian"},{"family":"Tewksbury","given":"Joshua J."}],"accessed":{"date-parts":[["2022",2,8]]},"issued":{"date-parts":[["2019",9,27]]}}},{"id":235,"uris":["http://zotero.org/users/local/ud9bfypS/items/JXEVYZI2"],"itemData":{"id":235,"type":"article-journal","abstract":"Aim Biological invasions pose one of the most severe threats to global biodiversity. Still, invasions can create positive ecological relationships and services, which can sometimes result in challenges for conservation efforts. A case in point is the invasion of alien plants that form mutualisms with native frugivorous birds. Here, we examined the correlation between honeysuckles (Lonicera spp.) and the bird communities in a landscape of central Pennsylvania during the fall months. Location State College area in central Pennsylvania, USA. Methods We conducted point counts to quantify the abundance of birds and fleshy-fruited plant species within a 187.5 km2 landscape that included forested, urban and agricultural lands. We also compared fruit-removal rates for a native fruiting plant under low and high Lonicera densities. Results The abundance of birds showed a strong positive association with Lonicera fruits, with the abundance of Turdus migratorius and Dumetella carolinensis showing the strongest correlations. We also found that fruit-removal rates were 30% larger for a native plant species in areas of high Lonicera density compared to a site with low density of Lonicera. Main conclusions Our results suggest that Lonicera may currently serve as a main axis for the organization of bird communities and the networks of frugivore–plant interactions in central Pennsylvania. Since populations of key bird frugivores may be currently depending on Lonicera resources, we argue that control measures should account for the negative effects that the loss of this fruit resource could have on populations of native consumers in highly invaded regions.","container-title":"Diversity and Distributions","DOI":"10.1111/j.1472-4642.2010.00733.x","ISSN":"1472-4642","issue":"2","language":"en","note":"_eprint: https://onlinelibrary.wiley.com/doi/pdf/10.1111/j.1472-4642.2010.00733.x","page":"244-253","source":"Wiley Online Library","title":"Fruit quantity of invasive shrubs predicts the abundance of common native avian frugivores in central Pennsylvania","volume":"17","author":[{"family":"Gleditsch","given":"Jason M."},{"family":"Carlo","given":"Tomás A."}],"issued":{"date-parts":[["2011"]]}}},{"id":240,"uris":["http://zotero.org/users/local/ud9bfypS/items/WAQIRDTZ"],"itemData":{"id":240,"type":"article-journal","abstract":"Cryptic function loss occurs when the ecological function of an animal population is significantly altered as a result of disturbance, even though the species is still present in the ecosystem. We reviewed the evidence for cryptic function loss to be widespread among seed disperser populations that persist under disturbed conditions. We found overwhelming support for the seed dispersal effectiveness of animals to be negatively impacted by all forms of disturbance (population decline, changes in community assemblages, habitat change, and climate change). However, seed dispersal was positively affected in some examples, particularly when extirpation of an interacting frugivore or predator enhanced fruit consumption. It is essential that we improve our understanding of the mechanisms by which seed dispersal is lost, even though the disperser's population remains viable, as there are many unanswered questions that hinder an objective understanding of this threat. We need to consider how seed dispersal effectiveness is determined by species population size and small changes in phenotypes. In addition, we must increase our understanding of behavioral impacts on seed dispersal and how it might be regulated by disturbance. The complexity and flexibility of seed dispersal interactions could mean that communities are adaptable to many changes; alternatively, ecosystems might be severely threatened by cryptic function loss because of the myriad ways in which multiple frugivore populations can be simultaneously affected and the fact that early signs of function loss can be hidden by stable population sizes.","container-title":"Biological Conservation","DOI":"10.1016/j.biocon.2016.06.024","ISSN":"0006-3207","journalAbbreviation":"Biological Conservation","language":"en","page":"38-49","source":"ScienceDirect","title":"Loss of seed dispersal before the loss of seed dispersers","volume":"201","author":[{"family":"McConkey","given":"Kim R."},{"family":"O'Farrill","given":"Georgina"}],"issued":{"date-parts":[["2016",9,1]]}}},{"id":242,"uris":["http://zotero.org/users/local/ud9bfypS/items/SJZLBNTC"],"itemData":{"id":242,"type":"chapter","abstract":"Biological invasions are one of the most important ecological disturbances that threaten native biodiversity. An expected increase in the rate of species extinction will have major effects on the structure and function of ecosystems worldwide. The goal of our study is to determine which ecological properties mediate the impact of invasive species on biodiversity loss on a global scale using a meta-analysis. We considered the role of properties such as the trophic and taxonomic position of invaders, taxonomic groups of invaded systems, the type of habitats invaded and whether the invasive species is included in a list of the most harmful invasive species for biodiversity loss. We compiled 185 studies that included 253 numerical values of changes of species richness due to species invasion. We investigated the role of trophic and taxonomic parameters of invaders, as well as the role of abiotic parameters of habitat on changes in species richness due to biological invasions. Our results show that plant invaders are highly represented (85% of all invaders studied), especially those belonging to the Poaceae family. For animals, predation seems to be the feeding behaviour associated with the greatest decrease in species richness and this relationship is independent of habitat type, with a 21% decline observed in aquatic habitats and a 27% decline in terrestrial habitats. In invaded communities, birds suffer the greatest decline in species richness (41% decline). Finally, we found that species richness declines in Europe are spatially autocorrelated, suggesting that the consequences of invasive species cannot be understood through local-scale analysis alone.","collection-title":"Networks of Invasion: A Synthesis of Concepts","container-title":"Advances in Ecological Research","language":"en","note":"DOI: 10.1016/bs.aecr.2016.10.002","page":"61-83","publisher":"Academic Press","source":"ScienceDirect","title":"Chapter Two - The Effects of Invasive Species on the Decline in Species Richness: A Global Meta-Analysis","title-short":"Chapter Two - The Effects of Invasive Species on the Decline in Species Richness","URL":"https://www.sciencedirect.com/science/article/pii/S0065250416300514","volume":"56","author":[{"family":"Mollot","given":"G."},{"family":"Pantel","given":"J. H."},{"family":"Romanuk","given":"T. N."}],"editor":[{"family":"Bohan","given":"David A."},{"family":"Dumbrell","given":"Alex J."},{"family":"Massol","given":"François"}],"accessed":{"date-parts":[["2022",2,6]]},"issued":{"date-parts":[["2017",1,1]]}}}],"schema":"https://github.com/citation-style-language/schema/raw/master/csl-citation.json"} </w:instrText>
      </w:r>
      <w:r w:rsidR="00B75E6D">
        <w:rPr>
          <w:rFonts w:cstheme="minorHAnsi"/>
        </w:rPr>
        <w:fldChar w:fldCharType="separate"/>
      </w:r>
      <w:r w:rsidR="00B75E6D" w:rsidRPr="00B75E6D">
        <w:rPr>
          <w:rFonts w:ascii="Calibri" w:cs="Calibri"/>
        </w:rPr>
        <w:t>(Bowler et al., 2019; Damschen et al., 2019; Gleditsch &amp; Carlo, 2011; McConkey &amp; O’Farrill, 2016; Mollot et al., 2017)</w:t>
      </w:r>
      <w:r w:rsidR="00B75E6D">
        <w:rPr>
          <w:rFonts w:cstheme="minorHAnsi"/>
        </w:rPr>
        <w:fldChar w:fldCharType="end"/>
      </w:r>
      <w:r w:rsidRPr="00194654">
        <w:rPr>
          <w:rFonts w:cstheme="minorHAnsi"/>
        </w:rPr>
        <w:t xml:space="preserve">. For example, invasive species may homogenize food resources in areas, decreasing resource tracking in animals </w:t>
      </w:r>
      <w:r w:rsidR="0007439C">
        <w:rPr>
          <w:rFonts w:cstheme="minorHAnsi"/>
        </w:rPr>
        <w:t>or reducing</w:t>
      </w:r>
      <w:r w:rsidR="0007439C" w:rsidRPr="00194654">
        <w:rPr>
          <w:rFonts w:cstheme="minorHAnsi"/>
        </w:rPr>
        <w:t xml:space="preserve"> </w:t>
      </w:r>
      <w:r w:rsidRPr="00194654">
        <w:rPr>
          <w:rFonts w:cstheme="minorHAnsi"/>
        </w:rPr>
        <w:t>the</w:t>
      </w:r>
      <w:ins w:id="1318" w:author="Tyler Steven Coleman" w:date="2022-12-08T11:11:00Z">
        <w:r w:rsidR="00AE7BDF">
          <w:rPr>
            <w:rFonts w:cstheme="minorHAnsi"/>
          </w:rPr>
          <w:t xml:space="preserve"> potential</w:t>
        </w:r>
      </w:ins>
      <w:r w:rsidRPr="00194654">
        <w:rPr>
          <w:rFonts w:cstheme="minorHAnsi"/>
        </w:rPr>
        <w:t xml:space="preserve"> </w:t>
      </w:r>
      <w:ins w:id="1319" w:author="Tyler Steven Coleman" w:date="2022-12-08T11:11:00Z">
        <w:r w:rsidR="00AE7BDF">
          <w:rPr>
            <w:rFonts w:cstheme="minorHAnsi"/>
          </w:rPr>
          <w:t xml:space="preserve">species </w:t>
        </w:r>
      </w:ins>
      <w:r w:rsidRPr="00194654">
        <w:rPr>
          <w:rFonts w:cstheme="minorHAnsi"/>
        </w:rPr>
        <w:t xml:space="preserve">richness of seed </w:t>
      </w:r>
      <w:r w:rsidR="0007439C">
        <w:rPr>
          <w:rFonts w:cstheme="minorHAnsi"/>
        </w:rPr>
        <w:t xml:space="preserve">rain </w:t>
      </w:r>
      <w:r w:rsidR="009A04EF">
        <w:rPr>
          <w:rFonts w:cstheme="minorHAnsi"/>
        </w:rPr>
        <w:fldChar w:fldCharType="begin"/>
      </w:r>
      <w:r w:rsidR="009A04EF">
        <w:rPr>
          <w:rFonts w:cstheme="minorHAnsi"/>
        </w:rPr>
        <w:instrText xml:space="preserve"> ADDIN ZOTERO_ITEM CSL_CITATION {"citationID":"JhCcc4ve","properties":{"formattedCitation":"(Fricke &amp; Svenning, 2020)","plainCitation":"(Fricke &amp; Svenning, 2020)","noteIndex":0},"citationItems":[{"id":334,"uris":["http://zotero.org/users/local/ud9bfypS/items/ILTNQIIV"],"itemData":{"id":334,"type":"article-journal","abstract":"Introductions of species by humans are causing the homogenization of species composition across biogeographic barriers1–3. The ecological and evolutionary consequences of introduced species derive from their effects on networks of species interactions4,5, but we lack a quantitative understanding of the impacts of introduced species on ecological networks and their biogeographic patterns globally. Here we address this data gap by analysing mutualistic seed-dispersal interactions from 410 local networks, encompassing 24,455 unique pairwise interactions between 1,631 animal and 3,208 plant species. We show that species introductions reduce biogeographic compartmentalization of the global meta-network, in which nodes are species and links are interactions observed within any local network. This homogenizing effect extends across spatial scales, decreasing beta diversity among local networks and modularity within networks. The prevalence of introduced interactions is directly related to human environmental modifications and is accelerating, having increased sevenfold over the past 75 years. These dynamics alter the coevolutionary environments that mutualists experience6, and we find that introduced species disproportionately interact with other introduced species. These processes are likely to amplify biotic homogenization in future ecosystems7 and may reduce the resilience of ecosystems by allowing perturbations to propagate more quickly and exposing disparate ecosystems to similar drivers. Our results highlight the importance of managing the increasing homogenization of ecological complexity.","container-title":"Nature","DOI":"10.1038/s41586-020-2640-y","ISSN":"1476-4687","issue":"7823","language":"en","license":"2020 The Author(s), under exclusive licence to Springer Nature Limited","note":"number: 7823\npublisher: Nature Publishing Group","page":"74-78","source":"www.nature.com","title":"Accelerating homogenization of the global plant–frugivore meta-network","volume":"585","author":[{"family":"Fricke","given":"Evan C."},{"family":"Svenning","given":"Jens-Christian"}],"issued":{"date-parts":[["2020",9]]}}}],"schema":"https://github.com/citation-style-language/schema/raw/master/csl-citation.json"} </w:instrText>
      </w:r>
      <w:r w:rsidR="009A04EF">
        <w:rPr>
          <w:rFonts w:cstheme="minorHAnsi"/>
        </w:rPr>
        <w:fldChar w:fldCharType="separate"/>
      </w:r>
      <w:r w:rsidR="009A04EF">
        <w:rPr>
          <w:rFonts w:cstheme="minorHAnsi"/>
          <w:noProof/>
        </w:rPr>
        <w:t>(Fricke &amp; Svenning, 2020)</w:t>
      </w:r>
      <w:r w:rsidR="009A04EF">
        <w:rPr>
          <w:rFonts w:cstheme="minorHAnsi"/>
        </w:rPr>
        <w:fldChar w:fldCharType="end"/>
      </w:r>
      <w:r w:rsidRPr="00194654">
        <w:rPr>
          <w:rFonts w:cstheme="minorHAnsi"/>
        </w:rPr>
        <w:t xml:space="preserve">. Over long timescales, </w:t>
      </w:r>
      <w:r w:rsidR="0007439C">
        <w:rPr>
          <w:rFonts w:cstheme="minorHAnsi"/>
        </w:rPr>
        <w:t xml:space="preserve">such </w:t>
      </w:r>
      <w:r w:rsidRPr="00194654">
        <w:rPr>
          <w:rFonts w:cstheme="minorHAnsi"/>
        </w:rPr>
        <w:t xml:space="preserve">declines in seed </w:t>
      </w:r>
      <w:r w:rsidR="0007439C">
        <w:rPr>
          <w:rFonts w:cstheme="minorHAnsi"/>
        </w:rPr>
        <w:t>rain</w:t>
      </w:r>
      <w:ins w:id="1320" w:author="Tyler Steven Coleman" w:date="2022-12-08T11:11:00Z">
        <w:r w:rsidR="00AE7BDF">
          <w:rPr>
            <w:rFonts w:cstheme="minorHAnsi"/>
          </w:rPr>
          <w:t xml:space="preserve"> diversity</w:t>
        </w:r>
      </w:ins>
      <w:r w:rsidR="0007439C" w:rsidRPr="00194654">
        <w:rPr>
          <w:rFonts w:cstheme="minorHAnsi"/>
        </w:rPr>
        <w:t xml:space="preserve"> </w:t>
      </w:r>
      <w:r w:rsidRPr="00194654">
        <w:rPr>
          <w:rFonts w:cstheme="minorHAnsi"/>
        </w:rPr>
        <w:t>could have substantial effects on vegetation communities once</w:t>
      </w:r>
      <w:r w:rsidR="0073215C">
        <w:rPr>
          <w:rFonts w:cstheme="minorHAnsi"/>
        </w:rPr>
        <w:t xml:space="preserve"> native</w:t>
      </w:r>
      <w:r w:rsidRPr="00194654">
        <w:rPr>
          <w:rFonts w:cstheme="minorHAnsi"/>
        </w:rPr>
        <w:t xml:space="preserve"> seed banks are depleted </w:t>
      </w:r>
      <w:r w:rsidR="009A04EF">
        <w:rPr>
          <w:rFonts w:cstheme="minorHAnsi"/>
        </w:rPr>
        <w:fldChar w:fldCharType="begin"/>
      </w:r>
      <w:r w:rsidR="009A04EF">
        <w:rPr>
          <w:rFonts w:cstheme="minorHAnsi"/>
        </w:rPr>
        <w:instrText xml:space="preserve"> ADDIN ZOTERO_ITEM CSL_CITATION {"citationID":"Ev6P2fgr","properties":{"formattedCitation":"(Plue et al., 2021)","plainCitation":"(Plue et al., 2021)","noteIndex":0},"citationItems":[{"id":331,"uris":["http://zotero.org/users/local/ud9bfypS/items/CTIFEUEK"],"itemData":{"id":331,"type":"article-journal","abstract":"Aim Climate and land use are key determinants of biodiversity, with past and ongoing changes posing serious threats to global ecosystems. Unlike most other organism groups, plant species can possess dormant life-history stages such as soil seed banks, which may help plant communities to resist or at least postpone the detrimental impact of global changes. This study investigates the potential for soil seed banks to achieve this. Location Europe. Time period 1978–2014. Major taxa studied Flowering plants. Methods Using a space-for-time/warming approach, we study plant species richness and composition in the herb layer and the soil seed bank in 2,796 community plots from 54 datasets in managed grasslands, forests and intermediate, successional habitats across a climate gradient. Results Soil seed banks held more species than the herb layer, being compositionally similar across habitats. Species richness was lower in forests and successional habitats compared to grasslands, with annual temperature range more important than mean annual temperature for determining richness. Climate and land-use effects were generally less pronounced when plant community richness included seed bank species richness, while there was no clear effect of land use and climate on compositional similarity between the seed bank and the herb layer. Main conclusions High seed bank diversity and compositional similarity between the herb layer and seed bank plant communities may provide a potentially important functional buffer against the impact of ongoing environmental changes on plant communities. This capacity could, however, be threatened by climate warming. Dormant life-history stages can therefore be important sources of diversity in changing environments, potentially underpinning already observed time-lags in plant community responses to global change. However, as soil seed banks themselves appear, albeit less, vulnerable to the same changes, their potential to buffer change can only be temporary, and major community shifts may still be expected.","container-title":"Global Ecology and Biogeography","DOI":"10.1111/geb.13201","ISSN":"1466-8238","issue":"1","language":"en","note":"_eprint: https://onlinelibrary.wiley.com/doi/pdf/10.1111/geb.13201","page":"128-139","source":"Wiley Online Library","title":"Buffering effects of soil seed banks on plant community composition in response to land use and climate","volume":"30","author":[{"family":"Plue","given":"Jan"},{"family":"Van Calster","given":"Hans"},{"family":"Auestad","given":"Inger"},{"family":"Basto","given":"Sofía"},{"family":"Bekker","given":"Renée M."},{"family":"Bruun","given":"Hans Henrik"},{"family":"Chevalier","given":"Richard"},{"family":"Decocq","given":"Guillaume"},{"family":"Grandin","given":"Ulf"},{"family":"Hermy","given":"Martin"},{"family":"Jacquemyn","given":"Hans"},{"family":"Jakobsson","given":"Anna"},{"family":"Jankowska-Błaszczuk","given":"Małgorzata"},{"family":"Kalamees","given":"Rein"},{"family":"Koch","given":"Marcus A."},{"family":"Marrs","given":"Rob H."},{"family":"Marteinsdóttir","given":"Bryndís"},{"family":"Milberg","given":"Per"},{"family":"Måren","given":"Inger E."},{"family":"Pakeman","given":"Robin J."},{"family":"Phoenix","given":"Gareth K."},{"family":"Thompson","given":"Ken"},{"family":"Vandvik","given":"Vigdis"},{"family":"Wagner","given":"Markus"},{"family":"Auffret","given":"Alistair G."}],"issued":{"date-parts":[["2021"]]}}}],"schema":"https://github.com/citation-style-language/schema/raw/master/csl-citation.json"} </w:instrText>
      </w:r>
      <w:r w:rsidR="009A04EF">
        <w:rPr>
          <w:rFonts w:cstheme="minorHAnsi"/>
        </w:rPr>
        <w:fldChar w:fldCharType="separate"/>
      </w:r>
      <w:r w:rsidR="009A04EF">
        <w:rPr>
          <w:rFonts w:cstheme="minorHAnsi"/>
          <w:noProof/>
        </w:rPr>
        <w:t>(Plue et al., 2021)</w:t>
      </w:r>
      <w:r w:rsidR="009A04EF">
        <w:rPr>
          <w:rFonts w:cstheme="minorHAnsi"/>
        </w:rPr>
        <w:fldChar w:fldCharType="end"/>
      </w:r>
      <w:r w:rsidR="0007439C">
        <w:rPr>
          <w:rFonts w:cstheme="minorHAnsi"/>
        </w:rPr>
        <w:t>.</w:t>
      </w:r>
      <w:r w:rsidR="005D5F0E">
        <w:rPr>
          <w:rFonts w:cstheme="minorHAnsi"/>
        </w:rPr>
        <w:t xml:space="preserve"> </w:t>
      </w:r>
      <w:r w:rsidR="0007439C">
        <w:rPr>
          <w:rFonts w:cstheme="minorHAnsi"/>
        </w:rPr>
        <w:t>Thus, a</w:t>
      </w:r>
      <w:r w:rsidRPr="00194654">
        <w:rPr>
          <w:rFonts w:cstheme="minorHAnsi"/>
        </w:rPr>
        <w:t xml:space="preserve"> </w:t>
      </w:r>
      <w:r w:rsidR="005D5F0E">
        <w:rPr>
          <w:rFonts w:cstheme="minorHAnsi"/>
        </w:rPr>
        <w:t>thorough</w:t>
      </w:r>
      <w:r w:rsidR="005D5F0E" w:rsidRPr="00194654">
        <w:rPr>
          <w:rFonts w:cstheme="minorHAnsi"/>
        </w:rPr>
        <w:t xml:space="preserve"> </w:t>
      </w:r>
      <w:r w:rsidRPr="00194654">
        <w:rPr>
          <w:rFonts w:cstheme="minorHAnsi"/>
        </w:rPr>
        <w:t>understanding of the effects of global change on seed dispersal requires examining resource availability and</w:t>
      </w:r>
      <w:ins w:id="1321" w:author="Tyler Steven Coleman" w:date="2022-12-08T11:12:00Z">
        <w:r w:rsidR="00AE7BDF">
          <w:rPr>
            <w:rFonts w:cstheme="minorHAnsi"/>
          </w:rPr>
          <w:t xml:space="preserve"> species</w:t>
        </w:r>
      </w:ins>
      <w:r w:rsidRPr="00194654">
        <w:rPr>
          <w:rFonts w:cstheme="minorHAnsi"/>
        </w:rPr>
        <w:t xml:space="preserve"> richness to supplement the conventional focus on </w:t>
      </w:r>
      <w:r w:rsidR="0073215C">
        <w:rPr>
          <w:rFonts w:cstheme="minorHAnsi"/>
        </w:rPr>
        <w:t>habitat fragmentation</w:t>
      </w:r>
      <w:r w:rsidR="0073215C" w:rsidRPr="00194654">
        <w:rPr>
          <w:rFonts w:cstheme="minorHAnsi"/>
        </w:rPr>
        <w:t xml:space="preserve"> </w:t>
      </w:r>
      <w:r w:rsidRPr="00194654">
        <w:rPr>
          <w:rFonts w:cstheme="minorHAnsi"/>
        </w:rPr>
        <w:t xml:space="preserve">and </w:t>
      </w:r>
      <w:r w:rsidR="0073215C">
        <w:rPr>
          <w:rFonts w:cstheme="minorHAnsi"/>
        </w:rPr>
        <w:t>vector assemblages</w:t>
      </w:r>
      <w:r w:rsidRPr="00194654">
        <w:rPr>
          <w:rFonts w:cstheme="minorHAnsi"/>
        </w:rPr>
        <w:t>.</w:t>
      </w:r>
    </w:p>
    <w:p w14:paraId="0AFA5BFE" w14:textId="4D21ECC2" w:rsidR="00CB2182" w:rsidRPr="00194654" w:rsidRDefault="005D5F0E" w:rsidP="7AF1EB56">
      <w:pPr>
        <w:spacing w:line="480" w:lineRule="auto"/>
        <w:ind w:firstLine="720"/>
      </w:pPr>
      <w:r w:rsidRPr="7AF1EB56">
        <w:t>O</w:t>
      </w:r>
      <w:r w:rsidR="00CB2182" w:rsidRPr="7AF1EB56">
        <w:t xml:space="preserve">ur work </w:t>
      </w:r>
      <w:r w:rsidRPr="7AF1EB56">
        <w:t>has</w:t>
      </w:r>
      <w:r w:rsidR="00CB2182" w:rsidRPr="7AF1EB56">
        <w:t xml:space="preserve"> limitations</w:t>
      </w:r>
      <w:r w:rsidRPr="7AF1EB56">
        <w:t xml:space="preserve"> that may restrict the generalizability and strength of the findings</w:t>
      </w:r>
      <w:r w:rsidR="00CB2182" w:rsidRPr="7AF1EB56">
        <w:t xml:space="preserve">. </w:t>
      </w:r>
      <w:r w:rsidR="0007439C" w:rsidRPr="7AF1EB56">
        <w:t>W</w:t>
      </w:r>
      <w:r w:rsidRPr="7AF1EB56">
        <w:t xml:space="preserve">e detected few </w:t>
      </w:r>
      <w:r w:rsidR="0007439C" w:rsidRPr="7AF1EB56">
        <w:t>seeds in our second experiment, which</w:t>
      </w:r>
      <w:r w:rsidRPr="7AF1EB56">
        <w:t xml:space="preserve"> </w:t>
      </w:r>
      <w:r w:rsidR="0007439C" w:rsidRPr="7AF1EB56">
        <w:t>may have</w:t>
      </w:r>
      <w:r w:rsidRPr="7AF1EB56">
        <w:t xml:space="preserve"> obscured the effect of resource availability</w:t>
      </w:r>
      <w:r w:rsidR="0073215C" w:rsidRPr="7AF1EB56">
        <w:t xml:space="preserve"> on seed rain</w:t>
      </w:r>
      <w:r w:rsidRPr="7AF1EB56">
        <w:t xml:space="preserve"> by limiting </w:t>
      </w:r>
      <w:r w:rsidR="0007439C" w:rsidRPr="7AF1EB56">
        <w:t xml:space="preserve">variation in </w:t>
      </w:r>
      <w:r w:rsidRPr="7AF1EB56">
        <w:t xml:space="preserve">seed rain </w:t>
      </w:r>
      <w:del w:id="1322" w:author="Tyler Steven Coleman" w:date="2022-12-08T11:13:00Z">
        <w:r w:rsidRPr="7AF1EB56" w:rsidDel="00AE7BDF">
          <w:delText>magnitude</w:delText>
        </w:r>
      </w:del>
      <w:ins w:id="1323" w:author="Tyler Steven Coleman" w:date="2022-12-08T11:13:00Z">
        <w:r w:rsidR="00AE7BDF">
          <w:t>diversity</w:t>
        </w:r>
      </w:ins>
      <w:r w:rsidRPr="7AF1EB56">
        <w:t xml:space="preserve">. </w:t>
      </w:r>
      <w:r w:rsidR="0007439C" w:rsidRPr="7AF1EB56">
        <w:t xml:space="preserve">Moreover, the bird community </w:t>
      </w:r>
      <w:r w:rsidR="0073215C" w:rsidRPr="7AF1EB56">
        <w:t xml:space="preserve">detected on </w:t>
      </w:r>
      <w:r w:rsidR="0007439C" w:rsidRPr="7AF1EB56">
        <w:t xml:space="preserve">camera traps was depauperate. Collectively, these limitations </w:t>
      </w:r>
      <w:r w:rsidR="007808CD" w:rsidRPr="7AF1EB56">
        <w:t>may have</w:t>
      </w:r>
      <w:r w:rsidR="0007439C" w:rsidRPr="7AF1EB56">
        <w:t xml:space="preserve"> limited t</w:t>
      </w:r>
      <w:r w:rsidR="00CB2182" w:rsidRPr="7AF1EB56">
        <w:t xml:space="preserve">he </w:t>
      </w:r>
      <w:commentRangeStart w:id="1324"/>
      <w:r w:rsidR="00CB2182" w:rsidRPr="7AF1EB56">
        <w:t>effect size</w:t>
      </w:r>
      <w:commentRangeEnd w:id="1324"/>
      <w:r w:rsidR="00AE7BDF">
        <w:rPr>
          <w:rStyle w:val="CommentReference"/>
        </w:rPr>
        <w:commentReference w:id="1324"/>
      </w:r>
      <w:r w:rsidR="00CB2182" w:rsidRPr="7AF1EB56">
        <w:t xml:space="preserve"> of resource</w:t>
      </w:r>
      <w:r w:rsidR="007808CD" w:rsidRPr="7AF1EB56">
        <w:t>s</w:t>
      </w:r>
      <w:r w:rsidR="00CB2182" w:rsidRPr="7AF1EB56">
        <w:t xml:space="preserve"> </w:t>
      </w:r>
      <w:r w:rsidR="0007439C" w:rsidRPr="7AF1EB56">
        <w:t xml:space="preserve">on bird and seed rain </w:t>
      </w:r>
      <w:ins w:id="1325" w:author="Tyler Steven Coleman" w:date="2022-12-08T11:14:00Z">
        <w:r w:rsidR="00AE7BDF">
          <w:t xml:space="preserve">species </w:t>
        </w:r>
      </w:ins>
      <w:r w:rsidR="0007439C" w:rsidRPr="7AF1EB56">
        <w:t xml:space="preserve">richness. </w:t>
      </w:r>
      <w:r w:rsidR="0073215C" w:rsidRPr="7AF1EB56">
        <w:t>Still</w:t>
      </w:r>
      <w:r w:rsidR="0007439C" w:rsidRPr="7AF1EB56">
        <w:t>,</w:t>
      </w:r>
      <w:r w:rsidR="00CB2182" w:rsidRPr="7AF1EB56">
        <w:t xml:space="preserve"> </w:t>
      </w:r>
      <w:r w:rsidR="0007439C" w:rsidRPr="7AF1EB56">
        <w:t>small effect sizes are</w:t>
      </w:r>
      <w:r w:rsidR="00CB2182" w:rsidRPr="7AF1EB56">
        <w:t xml:space="preserve"> not unusual for indirect relationship</w:t>
      </w:r>
      <w:r w:rsidR="0007439C" w:rsidRPr="7AF1EB56">
        <w:rPr>
          <w:noProof/>
        </w:rPr>
        <w:t xml:space="preserve">s </w:t>
      </w:r>
      <w:r w:rsidRPr="7AF1EB56">
        <w:rPr>
          <w:noProof/>
        </w:rPr>
        <w:fldChar w:fldCharType="begin"/>
      </w:r>
      <w:r w:rsidRPr="7AF1EB56">
        <w:rPr>
          <w:noProof/>
        </w:rPr>
        <w:instrText xml:space="preserve"> ADDIN ZOTERO_ITEM CSL_CITATION {"citationID":"S5bE60WL","properties":{"formattedCitation":"(Wootton, 2002)","plainCitation":"(Wootton, 2002)","noteIndex":0},"citationItems":[{"id":281,"uris":["http://zotero.org/users/local/ud9bfypS/items/IT6FLD3G"],"itemData":{"id":281,"type":"article-journal","abstract":"Indirect effects are fundamental to the biocomplexity of ecological systems, and provide severe challenges to predicting the impacts of environmental change. Interest in indirect effects has expanded exponentially over the past 20 years. Indirect effects arise when direct interactions mediated by changes in density share a species, when species change the interaction between individuals of other species, or both. Past work, including many studies of marine food webs, has primarily documented the existence of indirect effects and how particular examples arise. Future challenges include (1) developing methods for the systematic detection of indirect effects, (2) documenting the functions describing different classes of interaction modifications, (3) exploring methods to predict indirect effects, including measurement of interaction strengths among species, (4) integrating time-scale differences into the theory of indirect effects, and (5) linking indirect effects and environmental variability. Ecologists are not alone in dealing with complex systems. Consequently, progress may be facilitated by exploring approaches developed in other scientific disciplines oriented toward complex systems.","collection-title":"Structuring Factors of Shallow Marine Coastal Communities, Part I","container-title":"Journal of Sea Research","DOI":"10.1016/S1385-1101(02)00149-1","ISSN":"1385-1101","issue":"2","journalAbbreviation":"Journal of Sea Research","language":"en","page":"157-172","source":"ScienceDirect","title":"Indirect effects in complex ecosystems: recent progress and future challenges","title-short":"Indirect effects in complex ecosystems","volume":"48","author":[{"family":"Wootton","given":"J. Timothy"}],"issued":{"date-parts":[["2002",10,1]]}}}],"schema":"https://github.com/citation-style-language/schema/raw/master/csl-citation.json"} </w:instrText>
      </w:r>
      <w:r w:rsidRPr="7AF1EB56">
        <w:rPr>
          <w:noProof/>
        </w:rPr>
        <w:fldChar w:fldCharType="separate"/>
      </w:r>
      <w:r w:rsidR="009A04EF" w:rsidRPr="7AF1EB56">
        <w:rPr>
          <w:noProof/>
        </w:rPr>
        <w:t>(Wootton, 2002)</w:t>
      </w:r>
      <w:r w:rsidRPr="7AF1EB56">
        <w:rPr>
          <w:noProof/>
        </w:rPr>
        <w:fldChar w:fldCharType="end"/>
      </w:r>
      <w:r w:rsidR="0073215C" w:rsidRPr="7AF1EB56">
        <w:t xml:space="preserve">, and </w:t>
      </w:r>
      <w:r w:rsidR="00CB2182" w:rsidRPr="7AF1EB56">
        <w:t xml:space="preserve">weaker </w:t>
      </w:r>
      <w:commentRangeStart w:id="1326"/>
      <w:r w:rsidR="00CB2182" w:rsidRPr="7AF1EB56">
        <w:t xml:space="preserve">statistical significance does not make a relationship </w:t>
      </w:r>
      <w:r w:rsidR="0007439C" w:rsidRPr="7AF1EB56">
        <w:t>uni</w:t>
      </w:r>
      <w:r w:rsidR="00CB2182" w:rsidRPr="7AF1EB56">
        <w:t>mportant</w:t>
      </w:r>
      <w:commentRangeEnd w:id="1326"/>
      <w:r w:rsidR="00AE7BDF">
        <w:rPr>
          <w:rStyle w:val="CommentReference"/>
        </w:rPr>
        <w:commentReference w:id="1326"/>
      </w:r>
      <w:r w:rsidR="00CB2182" w:rsidRPr="7AF1EB56">
        <w:t>.</w:t>
      </w:r>
      <w:r w:rsidR="0073215C" w:rsidRPr="7AF1EB56">
        <w:t xml:space="preserve"> Indeed,</w:t>
      </w:r>
      <w:r w:rsidR="00CB2182" w:rsidRPr="7AF1EB56">
        <w:t xml:space="preserve"> </w:t>
      </w:r>
      <w:r w:rsidR="0073215C" w:rsidRPr="7AF1EB56">
        <w:t>i</w:t>
      </w:r>
      <w:r w:rsidR="00CB2182" w:rsidRPr="7AF1EB56">
        <w:t xml:space="preserve">ndirect </w:t>
      </w:r>
      <w:r w:rsidR="0007439C" w:rsidRPr="7AF1EB56">
        <w:t>effects in diffuse mutualism</w:t>
      </w:r>
      <w:r w:rsidR="00921F11" w:rsidRPr="7AF1EB56">
        <w:t>s</w:t>
      </w:r>
      <w:r w:rsidR="0007439C" w:rsidRPr="7AF1EB56">
        <w:t xml:space="preserve"> can</w:t>
      </w:r>
      <w:r w:rsidR="00CB2182" w:rsidRPr="7AF1EB56">
        <w:t xml:space="preserve"> play a large role in shaping </w:t>
      </w:r>
      <w:r w:rsidR="539C940D" w:rsidRPr="7AF1EB56">
        <w:t>ecosystems,</w:t>
      </w:r>
      <w:r w:rsidR="00CB2182" w:rsidRPr="7AF1EB56">
        <w:t xml:space="preserve"> especially when occurring</w:t>
      </w:r>
      <w:r w:rsidR="0073215C" w:rsidRPr="7AF1EB56">
        <w:t xml:space="preserve"> across landscapes and</w:t>
      </w:r>
      <w:r w:rsidR="00CB2182" w:rsidRPr="7AF1EB56">
        <w:t xml:space="preserve"> over evolutionary timescales. </w:t>
      </w:r>
      <w:r w:rsidR="0007439C" w:rsidRPr="7AF1EB56">
        <w:t xml:space="preserve">However, </w:t>
      </w:r>
      <w:r w:rsidR="00395C6E" w:rsidRPr="7AF1EB56">
        <w:t xml:space="preserve">we do </w:t>
      </w:r>
      <w:commentRangeStart w:id="1327"/>
      <w:r w:rsidR="00395C6E" w:rsidRPr="7AF1EB56">
        <w:t>caution</w:t>
      </w:r>
      <w:r w:rsidR="0007439C" w:rsidRPr="7AF1EB56">
        <w:t xml:space="preserve"> </w:t>
      </w:r>
      <w:r w:rsidR="00395C6E" w:rsidRPr="7AF1EB56">
        <w:t>against</w:t>
      </w:r>
      <w:r w:rsidR="0007439C" w:rsidRPr="7AF1EB56">
        <w:t xml:space="preserve"> extrapolat</w:t>
      </w:r>
      <w:r w:rsidR="00F06350" w:rsidRPr="7AF1EB56">
        <w:t>ion</w:t>
      </w:r>
      <w:commentRangeEnd w:id="1327"/>
      <w:r w:rsidR="00AE7BDF">
        <w:rPr>
          <w:rStyle w:val="CommentReference"/>
        </w:rPr>
        <w:commentReference w:id="1327"/>
      </w:r>
      <w:r w:rsidR="00F06350" w:rsidRPr="7AF1EB56">
        <w:t xml:space="preserve"> from</w:t>
      </w:r>
      <w:r w:rsidR="0007439C" w:rsidRPr="7AF1EB56">
        <w:t xml:space="preserve"> our findings</w:t>
      </w:r>
      <w:r w:rsidR="00F06350" w:rsidRPr="7AF1EB56">
        <w:t>.</w:t>
      </w:r>
      <w:r w:rsidR="0007439C" w:rsidRPr="7AF1EB56">
        <w:t xml:space="preserve"> </w:t>
      </w:r>
      <w:r w:rsidR="00F06350" w:rsidRPr="7AF1EB56">
        <w:t xml:space="preserve">Although we </w:t>
      </w:r>
      <w:r w:rsidR="0007439C" w:rsidRPr="7AF1EB56">
        <w:t xml:space="preserve">expect the same positive relationship among </w:t>
      </w:r>
      <w:r w:rsidR="0007439C" w:rsidRPr="7AF1EB56">
        <w:lastRenderedPageBreak/>
        <w:t>resources</w:t>
      </w:r>
      <w:r w:rsidR="00F06350" w:rsidRPr="7AF1EB56">
        <w:t xml:space="preserve"> and seed dispersal </w:t>
      </w:r>
      <w:r w:rsidR="007808CD" w:rsidRPr="7AF1EB56">
        <w:t>with resource tracking across systems</w:t>
      </w:r>
      <w:r w:rsidR="00F06350" w:rsidRPr="7AF1EB56">
        <w:t xml:space="preserve">, we do not provide evidence that </w:t>
      </w:r>
      <w:r w:rsidR="0073215C" w:rsidRPr="7AF1EB56">
        <w:t xml:space="preserve">directly </w:t>
      </w:r>
      <w:r w:rsidR="00F06350" w:rsidRPr="7AF1EB56">
        <w:t xml:space="preserve">informs </w:t>
      </w:r>
      <w:r w:rsidR="0073215C" w:rsidRPr="7AF1EB56">
        <w:t>situations</w:t>
      </w:r>
      <w:r w:rsidR="0007439C" w:rsidRPr="7AF1EB56">
        <w:t xml:space="preserve"> with greater seed rain </w:t>
      </w:r>
      <w:r w:rsidR="0073215C" w:rsidRPr="7AF1EB56">
        <w:t>or</w:t>
      </w:r>
      <w:ins w:id="1328" w:author="Tyler Steven Coleman" w:date="2022-12-08T11:17:00Z">
        <w:r w:rsidR="00AE7BDF">
          <w:t xml:space="preserve"> vector</w:t>
        </w:r>
      </w:ins>
      <w:r w:rsidR="0007439C" w:rsidRPr="7AF1EB56">
        <w:t xml:space="preserve"> diversity. </w:t>
      </w:r>
      <w:r w:rsidR="00F06350" w:rsidRPr="7AF1EB56">
        <w:t xml:space="preserve">Similarly, </w:t>
      </w:r>
      <w:r w:rsidR="0073215C" w:rsidRPr="7AF1EB56">
        <w:t>the season when sampling occurred (dormant) likely influenced the observed patterns</w:t>
      </w:r>
      <w:ins w:id="1329" w:author="Tyler Steven Coleman" w:date="2022-12-08T11:17:00Z">
        <w:r w:rsidR="00AE7BDF">
          <w:t>,</w:t>
        </w:r>
      </w:ins>
      <w:r w:rsidR="0073215C" w:rsidRPr="7AF1EB56">
        <w:t xml:space="preserve"> but annual temporal variation was outside the scope of our design</w:t>
      </w:r>
      <w:r w:rsidR="00F06350" w:rsidRPr="7AF1EB56">
        <w:t xml:space="preserve">. </w:t>
      </w:r>
      <w:del w:id="1330" w:author="Tyler Steven Coleman" w:date="2022-12-08T11:18:00Z">
        <w:r w:rsidR="0073215C" w:rsidRPr="7AF1EB56" w:rsidDel="00AE7BDF">
          <w:delText>Notwithstanding</w:delText>
        </w:r>
      </w:del>
      <w:ins w:id="1331" w:author="Tyler Steven Coleman" w:date="2022-12-08T11:18:00Z">
        <w:r w:rsidR="00AE7BDF" w:rsidRPr="7AF1EB56">
          <w:t>Despite</w:t>
        </w:r>
      </w:ins>
      <w:r w:rsidR="0073215C" w:rsidRPr="7AF1EB56">
        <w:t xml:space="preserve"> </w:t>
      </w:r>
      <w:r w:rsidR="00F06350" w:rsidRPr="7AF1EB56">
        <w:t xml:space="preserve">these limitations, we </w:t>
      </w:r>
      <w:r w:rsidR="0073215C" w:rsidRPr="7AF1EB56">
        <w:t xml:space="preserve">provide evidence for a relationship linking community diversity to a key ecosystem service via resource tracking by vectors in a diffuse mutualism. </w:t>
      </w:r>
    </w:p>
    <w:p w14:paraId="7A338B5F" w14:textId="21EAC353" w:rsidR="0006199B" w:rsidRPr="009328FB" w:rsidRDefault="00CB2182" w:rsidP="7AF1EB56">
      <w:pPr>
        <w:spacing w:line="480" w:lineRule="auto"/>
        <w:ind w:firstLine="720"/>
      </w:pPr>
      <w:del w:id="1332" w:author="Tyler Steven Coleman" w:date="2022-12-08T11:18:00Z">
        <w:r w:rsidRPr="7AF1EB56" w:rsidDel="00AE7BDF">
          <w:delText xml:space="preserve">Despite </w:delText>
        </w:r>
      </w:del>
      <w:ins w:id="1333" w:author="Tyler Steven Coleman" w:date="2022-12-08T11:18:00Z">
        <w:r w:rsidR="00AE7BDF">
          <w:t>There is</w:t>
        </w:r>
        <w:r w:rsidR="00AE7BDF" w:rsidRPr="7AF1EB56">
          <w:t xml:space="preserve"> </w:t>
        </w:r>
      </w:ins>
      <w:r w:rsidR="0073215C" w:rsidRPr="7AF1EB56">
        <w:t>widespread evidence of</w:t>
      </w:r>
      <w:r w:rsidR="005D5F0E" w:rsidRPr="7AF1EB56">
        <w:t xml:space="preserve"> </w:t>
      </w:r>
      <w:r w:rsidR="0073215C" w:rsidRPr="7AF1EB56">
        <w:t>resource tracking</w:t>
      </w:r>
      <w:r w:rsidRPr="7AF1EB56">
        <w:t xml:space="preserve"> </w:t>
      </w:r>
      <w:r w:rsidR="0073215C" w:rsidRPr="7AF1EB56">
        <w:t>by</w:t>
      </w:r>
      <w:r w:rsidRPr="7AF1EB56">
        <w:t xml:space="preserve"> seed </w:t>
      </w:r>
      <w:r w:rsidR="50DF5640" w:rsidRPr="7AF1EB56">
        <w:t>dispersers</w:t>
      </w:r>
      <w:ins w:id="1334" w:author="Tyler Steven Coleman" w:date="2022-12-08T11:19:00Z">
        <w:r w:rsidR="00AE7BDF">
          <w:t>; however</w:t>
        </w:r>
      </w:ins>
      <w:r w:rsidR="50DF5640" w:rsidRPr="7AF1EB56">
        <w:t>, dispersal</w:t>
      </w:r>
      <w:r w:rsidRPr="7AF1EB56">
        <w:t xml:space="preserve"> research has focused </w:t>
      </w:r>
      <w:r w:rsidR="0073215C" w:rsidRPr="7AF1EB56">
        <w:t xml:space="preserve">mostly </w:t>
      </w:r>
      <w:r w:rsidRPr="7AF1EB56">
        <w:t>on</w:t>
      </w:r>
      <w:r w:rsidR="0073215C" w:rsidRPr="7AF1EB56">
        <w:t xml:space="preserve"> the loss of vectors rather than changes </w:t>
      </w:r>
      <w:del w:id="1335" w:author="Tyler Steven Coleman" w:date="2022-12-08T11:19:00Z">
        <w:r w:rsidR="0073215C" w:rsidRPr="7AF1EB56" w:rsidDel="00AE7BDF">
          <w:delText xml:space="preserve">to </w:delText>
        </w:r>
      </w:del>
      <w:ins w:id="1336" w:author="Tyler Steven Coleman" w:date="2022-12-08T11:19:00Z">
        <w:r w:rsidR="00AE7BDF">
          <w:t>in</w:t>
        </w:r>
        <w:r w:rsidR="00AE7BDF" w:rsidRPr="7AF1EB56">
          <w:t xml:space="preserve"> </w:t>
        </w:r>
      </w:ins>
      <w:r w:rsidR="0073215C" w:rsidRPr="7AF1EB56">
        <w:t xml:space="preserve">vector behavior </w:t>
      </w:r>
      <w:r w:rsidRPr="7AF1EB56">
        <w:fldChar w:fldCharType="begin"/>
      </w:r>
      <w:r w:rsidRPr="7AF1EB56">
        <w:instrText xml:space="preserve"> ADDIN ZOTERO_ITEM CSL_CITATION {"citationID":"Godr0z3T","properties":{"formattedCitation":"(Moore &amp; Swihart, 2007; Mubamba et al., 2022)","plainCitation":"(Moore &amp; Swihart, 2007; Mubamba et al., 2022)","noteIndex":0},"citationItems":[{"id":291,"uris":["http://zotero.org/users/local/ud9bfypS/items/YLBMTC42"],"itemData":{"id":291,"type":"article-journal","abstract":"Forest fragmentation can negatively affect plants if animal seed-dispersers become locally extinct in fragments. We conducted a 2-year experiment to evaluate the importance of tree squirrels (Sciurus) as seed dispersers for Quercus, Carya, and Juglans, and to assess dispersal consequences in patches where fragmentation-sensitive eastern gray squirrels (Sciurus carolinensis) are absent. We accounted for fates of </w:instrText>
      </w:r>
      <w:r w:rsidRPr="7AF1EB56">
        <w:rPr>
          <w:rFonts w:ascii="Cambria Math" w:hAnsi="Cambria Math" w:cs="Cambria Math"/>
        </w:rPr>
        <w:instrText>∼</w:instrText>
      </w:r>
      <w:r w:rsidRPr="7AF1EB56">
        <w:instrText>15,700 seeds from five tree species in four exclosure treatments at 18 fragments during a high (2003–2004) and low seed (2004–2005) year. Two treatments excluded Sciurus to mimic disperser loss. We sampled nut-tree seedling density at 259 sites across eight watersheds, half of which were too fragmented to support S. carolinensis, but supported fragmentation-tolerant fox squirrels (Sciurus niger). Autumn-to-spring seed survival was low (</w:instrText>
      </w:r>
      <w:r w:rsidRPr="7AF1EB56">
        <w:rPr>
          <w:rFonts w:ascii="Cambria Math" w:hAnsi="Cambria Math" w:cs="Cambria Math"/>
        </w:rPr>
        <w:instrText>∼</w:instrText>
      </w:r>
      <w:r w:rsidRPr="7AF1EB56">
        <w:instrText>1%) for all species during low seed production. During high seed production, survival was higher for Juglans nigra (20%) and Carya ovata (16%) than for three Quercus species (</w:instrText>
      </w:r>
      <w:r w:rsidRPr="7AF1EB56">
        <w:rPr>
          <w:rFonts w:ascii="Cambria Math" w:hAnsi="Cambria Math" w:cs="Cambria Math"/>
        </w:rPr>
        <w:instrText>∼</w:instrText>
      </w:r>
      <w:r w:rsidRPr="7AF1EB56">
        <w:instrText xml:space="preserve">4% for Quercus palustris and Quercus rubra in two exclosure types; </w:instrText>
      </w:r>
      <w:r w:rsidRPr="7AF1EB56">
        <w:rPr>
          <w:rFonts w:ascii="Cambria Math" w:hAnsi="Cambria Math" w:cs="Cambria Math"/>
        </w:rPr>
        <w:instrText>∼</w:instrText>
      </w:r>
      <w:r w:rsidRPr="7AF1EB56">
        <w:instrText xml:space="preserve">1% for Quercus alba in all treatments). Survival of J. nigra, C. ovata, and Q. rubra was ≥2.1–7.7 times higher for seeds in exclosures that Sciurus could access. Seed displacement distance was higher in the low seed than the seed-rich year, but the proportion of seeds surviving to greater distances was higher in seed-rich years for all seed types except Q. rubra. This affirms the importance of masting to seed survival and dispersal, but also suggests an advantage to trees of producing seed in non-mast years. Seedling densities were comparable in watersheds with and without S. carolinensis. These results demonstrate the importance of tree squirrels as dispersers of nut-bearing trees, but suggest that fragmentation may not disrupt dispersal of certain species if losing S. carolinensis from disturbed landscapes is compensated for by fragmentation-tolerant fox squirrels (S. niger).","container-title":"Oecologia","DOI":"10.1007/s00442-006-0616-8","ISSN":"1432-1939","issue":"4","journalAbbreviation":"Oecologia","language":"en","page":"663-674","source":"Springer Link","title":"Importance of fragmentation-tolerant species as seed dispersers in disturbed landscapes","volume":"151","author":[{"family":"Moore","given":"Jeffrey E."},{"family":"Swihart","given":"Robert K."}],"issued":{"date-parts":[["2007",4,1]]}}},{"id":293,"uris":["http://zotero.org/users/local/ud9bfypS/items/VKHTNIPJ"],"itemData":{"id":293,"type":"article-journal","abstract":"Animal seed dispersal processes are an important aspect of ecosystem services, as they shape the survival of seed dispersers and the balanced distribution of propagules for many plant communities. Several studies within tropical wild ecosystems have generally shown that seed dispersal processes are highly generalised and robust to extinction. Studies examining seed dispersal networks in highly built-up urban ecosystems and their robustness to species loss or extinction are rare. We examined avian seed dispersal networks across an urban ecosystem characterised by a high human settlement and infrastructure of the built environment in Zambia to determine their network specialisation, interaction evenness and interaction diversity, as these three parameters are critical in driving the resilience of these mutualisms’ interactions against extinction. A total of 405 individuals representing 11 species of birds were observed and recorded feeding on a total of 11 focal fleshy-fruiting plant species. Network specialisation was generally low and remained similar across study areas. Interaction evenness and interaction diversity were not only high but also remained similar across study areas. Low specialisation and high interaction evenness and diversity show that mutualistic interactions in these networks are equally highly generalised, suggesting a stable and robust coexistence of species in plant–frugivore communities within urban ecosystems. Generally, our results seem to broadly suggest that opportunities for conservation still exist in these ecosystems provided urbanisation is accompanied by promoting either the management of remnant fruiting plants or the cultivation of new ones to support the avian communities existing in these areas.","container-title":"Oecologia","DOI":"10.1007/s00442-022-05213-9","ISSN":"1432-1939","issue":"3","journalAbbreviation":"Oecologia","language":"en","page":"637-648","source":"Springer Link","title":"Plant–frugivore networks are robust to species loss even in highly built-up urban ecosystems","volume":"199","author":[{"family":"Mubamba","given":"Saidy"},{"family":"Nduna","given":"Norman"},{"family":"Siachoono","given":"Stanford"},{"family":"Chibesa","given":"Moses"},{"family":"Phiri","given":"Darius"},{"family":"Chama","given":"Lackson"}],"issued":{"date-parts":[["2022",7,1]]}}}],"schema":"https://github.com/citation-style-language/schema/raw/master/csl-citation.json"} </w:instrText>
      </w:r>
      <w:r w:rsidRPr="7AF1EB56">
        <w:fldChar w:fldCharType="separate"/>
      </w:r>
      <w:r w:rsidR="009A04EF" w:rsidRPr="7AF1EB56">
        <w:rPr>
          <w:noProof/>
        </w:rPr>
        <w:t>(Moore &amp; Swihart, 2007; Mubamba et al., 2022)</w:t>
      </w:r>
      <w:r w:rsidRPr="7AF1EB56">
        <w:fldChar w:fldCharType="end"/>
      </w:r>
      <w:r w:rsidRPr="7AF1EB56">
        <w:t xml:space="preserve">. </w:t>
      </w:r>
      <w:r w:rsidR="005D5F0E" w:rsidRPr="7AF1EB56">
        <w:t xml:space="preserve">Our work illustrates that </w:t>
      </w:r>
      <w:r w:rsidRPr="7AF1EB56">
        <w:t xml:space="preserve">conservation efforts primarily </w:t>
      </w:r>
      <w:r w:rsidR="0073215C" w:rsidRPr="7AF1EB56">
        <w:t>built up</w:t>
      </w:r>
      <w:r w:rsidRPr="7AF1EB56">
        <w:t xml:space="preserve">on </w:t>
      </w:r>
      <w:r w:rsidR="005D5F0E" w:rsidRPr="7AF1EB56">
        <w:t xml:space="preserve">the top-down </w:t>
      </w:r>
      <w:r w:rsidR="0073215C" w:rsidRPr="7AF1EB56">
        <w:t>effects</w:t>
      </w:r>
      <w:r w:rsidR="005D5F0E" w:rsidRPr="7AF1EB56">
        <w:t xml:space="preserve"> of </w:t>
      </w:r>
      <w:r w:rsidR="0073215C" w:rsidRPr="7AF1EB56">
        <w:t xml:space="preserve">losing </w:t>
      </w:r>
      <w:r w:rsidR="005D5F0E" w:rsidRPr="7AF1EB56">
        <w:t>large-bodied</w:t>
      </w:r>
      <w:r w:rsidR="0073215C" w:rsidRPr="7AF1EB56">
        <w:t xml:space="preserve"> vertebrate</w:t>
      </w:r>
      <w:r w:rsidR="005D5F0E" w:rsidRPr="7AF1EB56">
        <w:t xml:space="preserve"> </w:t>
      </w:r>
      <w:r w:rsidRPr="7AF1EB56">
        <w:t>disperser</w:t>
      </w:r>
      <w:r w:rsidR="005D5F0E" w:rsidRPr="7AF1EB56">
        <w:t>s</w:t>
      </w:r>
      <w:r w:rsidRPr="7AF1EB56">
        <w:t xml:space="preserve"> </w:t>
      </w:r>
      <w:r w:rsidR="005D5F0E" w:rsidRPr="7AF1EB56">
        <w:t xml:space="preserve">may </w:t>
      </w:r>
      <w:r w:rsidRPr="7AF1EB56">
        <w:t>overlook the integral</w:t>
      </w:r>
      <w:r w:rsidR="005D5F0E" w:rsidRPr="7AF1EB56">
        <w:t xml:space="preserve"> bottom-up</w:t>
      </w:r>
      <w:r w:rsidRPr="7AF1EB56">
        <w:t xml:space="preserve"> role </w:t>
      </w:r>
      <w:commentRangeStart w:id="1337"/>
      <w:r w:rsidRPr="7AF1EB56">
        <w:t>food resources play in attracting seed</w:t>
      </w:r>
      <w:ins w:id="1338" w:author="Tyler Steven Coleman" w:date="2022-12-08T11:20:00Z">
        <w:r w:rsidR="003116B8">
          <w:t xml:space="preserve"> vector</w:t>
        </w:r>
      </w:ins>
      <w:r w:rsidRPr="7AF1EB56">
        <w:t>s in ecosystems</w:t>
      </w:r>
      <w:commentRangeEnd w:id="1337"/>
      <w:r w:rsidR="003116B8">
        <w:rPr>
          <w:rStyle w:val="CommentReference"/>
        </w:rPr>
        <w:commentReference w:id="1337"/>
      </w:r>
      <w:r w:rsidR="005D5F0E" w:rsidRPr="7AF1EB56">
        <w:t xml:space="preserve"> </w:t>
      </w:r>
      <w:r w:rsidRPr="7AF1EB56">
        <w:fldChar w:fldCharType="begin"/>
      </w:r>
      <w:r w:rsidRPr="7AF1EB56">
        <w:instrText xml:space="preserve"> ADDIN ZOTERO_ITEM CSL_CITATION {"citationID":"vqUMWSfo","properties":{"formattedCitation":"(Bregman et al., 2014)","plainCitation":"(Bregman et al., 2014)","noteIndex":0},"citationItems":[{"id":183,"uris":["http://zotero.org/users/local/ud9bfypS/items/INVFHA7D"],"itemData":{"id":183,"type":"article-journal","abstract":"The fragmentation of forests is a dominant human impact worldwide with major implications for the conservation and management of ecosystems. Although many studies have assessed the effects of fragmentation on biodiversity at local scales, our understanding of the ecological implications for different functional groups of organisms remains limited, particularly at global scales. Here, we use linear mixed models to explore patterns of occurrence and ecological function of 2844 bird species at 293 localities spanning five continents. We show that sensitivity to fragmentation varies according to functional group and body mass, with the prevalence of insectivores and large frugivores declining in relation to fragment size, particularly under 100ha. However, the most severe effects were restricted to the tropics, whereas fragmentation had no significant impact on the basic ecological structure of temperate bird communities. We conclude that land-use change in tropical systems is likely to disrupt biotic processes, including seed dispersal and the control of insect herbivores. Our findings highlight the importance of latitude in mediating the impacts of habitat loss, and offer general guidelines for the minimum size of fragments required to prevent the collapse of key ecosystem processes in sensitive regions.","container-title":"Biological Conservation","DOI":"10.1016/j.biocon.2013.11.024","ISSN":"0006-3207","journalAbbreviation":"Biological Conservation","language":"en","page":"372-383","source":"ScienceDirect","title":"Global patterns and predictors of bird species responses to forest fragmentation: Implications for ecosystem function and conservation","title-short":"Global patterns and predictors of bird species responses to forest fragmentation","volume":"169","author":[{"family":"Bregman","given":"Tom P."},{"family":"Sekercioglu","given":"Cagan H."},{"family":"Tobias","given":"Joseph A."}],"issued":{"date-parts":[["2014",1,1]]}}}],"schema":"https://github.com/citation-style-language/schema/raw/master/csl-citation.json"} </w:instrText>
      </w:r>
      <w:r w:rsidRPr="7AF1EB56">
        <w:fldChar w:fldCharType="separate"/>
      </w:r>
      <w:r w:rsidR="009A04EF" w:rsidRPr="7AF1EB56">
        <w:rPr>
          <w:noProof/>
        </w:rPr>
        <w:t>(Bregman et al., 2014)</w:t>
      </w:r>
      <w:r w:rsidRPr="7AF1EB56">
        <w:fldChar w:fldCharType="end"/>
      </w:r>
      <w:r w:rsidRPr="7AF1EB56">
        <w:t xml:space="preserve">. </w:t>
      </w:r>
      <w:r w:rsidR="005D5F0E" w:rsidRPr="7AF1EB56">
        <w:t>Moving forward</w:t>
      </w:r>
      <w:r w:rsidRPr="7AF1EB56">
        <w:t>, assessing</w:t>
      </w:r>
      <w:r w:rsidR="0073215C" w:rsidRPr="7AF1EB56">
        <w:t xml:space="preserve"> changes to</w:t>
      </w:r>
      <w:r w:rsidR="005D5F0E" w:rsidRPr="7AF1EB56">
        <w:t xml:space="preserve"> food</w:t>
      </w:r>
      <w:r w:rsidRPr="7AF1EB56">
        <w:t xml:space="preserve"> resource</w:t>
      </w:r>
      <w:r w:rsidR="0073215C" w:rsidRPr="7AF1EB56">
        <w:t>s</w:t>
      </w:r>
      <w:r w:rsidRPr="7AF1EB56">
        <w:t xml:space="preserve"> </w:t>
      </w:r>
      <w:r w:rsidR="005D5F0E" w:rsidRPr="7AF1EB56">
        <w:t xml:space="preserve">may provide </w:t>
      </w:r>
      <w:r w:rsidRPr="7AF1EB56">
        <w:t xml:space="preserve">integral </w:t>
      </w:r>
      <w:r w:rsidR="005D5F0E" w:rsidRPr="7AF1EB56">
        <w:t>information for efforts to</w:t>
      </w:r>
      <w:r w:rsidRPr="7AF1EB56">
        <w:t xml:space="preserve"> </w:t>
      </w:r>
      <w:r w:rsidR="005D5F0E" w:rsidRPr="7AF1EB56">
        <w:t xml:space="preserve">conserve and manage </w:t>
      </w:r>
      <w:r w:rsidRPr="7AF1EB56">
        <w:t>seed dispersal networks. Future research should focus on experimentally addressing</w:t>
      </w:r>
      <w:r w:rsidR="005D5F0E" w:rsidRPr="7AF1EB56">
        <w:t xml:space="preserve"> how the role of food resource quality and composition shifts across context</w:t>
      </w:r>
      <w:r w:rsidRPr="7AF1EB56">
        <w:t xml:space="preserve">, with special focus on </w:t>
      </w:r>
      <w:r w:rsidR="005D5F0E" w:rsidRPr="7AF1EB56">
        <w:t xml:space="preserve">food </w:t>
      </w:r>
      <w:r w:rsidRPr="7AF1EB56">
        <w:t>resources that are threatened by global change.</w:t>
      </w:r>
      <w:r w:rsidRPr="7AF1EB56">
        <w:rPr>
          <w:b/>
          <w:bCs/>
          <w:lang w:val="en-GB"/>
        </w:rPr>
        <w:br w:type="page"/>
      </w:r>
    </w:p>
    <w:p w14:paraId="1772B791" w14:textId="24F3EF4C" w:rsidR="00B30A5D" w:rsidRPr="006D5D8A" w:rsidRDefault="0006199B" w:rsidP="00B30A5D">
      <w:pPr>
        <w:snapToGrid w:val="0"/>
        <w:spacing w:line="480" w:lineRule="auto"/>
        <w:rPr>
          <w:rFonts w:cstheme="minorHAnsi"/>
          <w:b/>
          <w:bCs/>
          <w:lang w:val="en-GB"/>
        </w:rPr>
      </w:pPr>
      <w:commentRangeStart w:id="1339"/>
      <w:commentRangeStart w:id="1340"/>
      <w:r w:rsidRPr="00194654">
        <w:rPr>
          <w:rFonts w:cstheme="minorHAnsi"/>
          <w:b/>
          <w:bCs/>
          <w:lang w:val="en-GB"/>
        </w:rPr>
        <w:lastRenderedPageBreak/>
        <w:t>REFERENCES</w:t>
      </w:r>
      <w:commentRangeEnd w:id="1339"/>
      <w:r w:rsidR="003116B8">
        <w:rPr>
          <w:rStyle w:val="CommentReference"/>
        </w:rPr>
        <w:commentReference w:id="1339"/>
      </w:r>
      <w:commentRangeEnd w:id="1340"/>
      <w:r w:rsidR="003116B8">
        <w:rPr>
          <w:rStyle w:val="CommentReference"/>
        </w:rPr>
        <w:commentReference w:id="1340"/>
      </w:r>
    </w:p>
    <w:p w14:paraId="11915C88" w14:textId="77777777" w:rsidR="006D5D8A" w:rsidRPr="006D5D8A" w:rsidRDefault="00254BCB" w:rsidP="006D5D8A">
      <w:pPr>
        <w:pStyle w:val="Bibliography"/>
      </w:pPr>
      <w:r>
        <w:rPr>
          <w:rFonts w:cstheme="minorHAnsi"/>
          <w:b/>
          <w:bCs/>
          <w:lang w:val="en-GB"/>
        </w:rPr>
        <w:fldChar w:fldCharType="begin"/>
      </w:r>
      <w:r>
        <w:rPr>
          <w:rFonts w:cstheme="minorHAnsi"/>
          <w:b/>
          <w:bCs/>
          <w:lang w:val="en-GB"/>
        </w:rPr>
        <w:instrText xml:space="preserve"> ADDIN ZOTERO_BIBL {"uncited":[],"omitted":[],"custom":[]} CSL_BIBLIOGRAPHY </w:instrText>
      </w:r>
      <w:r>
        <w:rPr>
          <w:rFonts w:cstheme="minorHAnsi"/>
          <w:b/>
          <w:bCs/>
          <w:lang w:val="en-GB"/>
        </w:rPr>
        <w:fldChar w:fldCharType="separate"/>
      </w:r>
      <w:r w:rsidR="006D5D8A" w:rsidRPr="006D5D8A">
        <w:t>Amato, K. R., Yeoman, C. J., Kent, A., Righini, N., Carbonero, F., Estrada, A., Rex Gaskins, H., Stumpf, R. M., Yildirim, S., Torralba, M., Gillis, M., Wilson, B. A., Nelson, K. E., White, B. A., &amp; Leigh, S. R. (2013). Habitat degradation impacts black howler monkey (</w:t>
      </w:r>
      <w:r w:rsidR="006D5D8A" w:rsidRPr="003116B8">
        <w:rPr>
          <w:i/>
          <w:iCs/>
          <w:rPrChange w:id="1341" w:author="Tyler Steven Coleman" w:date="2022-12-08T11:22:00Z">
            <w:rPr/>
          </w:rPrChange>
        </w:rPr>
        <w:t>Alouatta pigra</w:t>
      </w:r>
      <w:r w:rsidR="006D5D8A" w:rsidRPr="006D5D8A">
        <w:t xml:space="preserve">) gastrointestinal microbiomes. </w:t>
      </w:r>
      <w:r w:rsidR="006D5D8A" w:rsidRPr="006D5D8A">
        <w:rPr>
          <w:i/>
          <w:iCs/>
        </w:rPr>
        <w:t>The ISME Journal</w:t>
      </w:r>
      <w:r w:rsidR="006D5D8A" w:rsidRPr="006D5D8A">
        <w:t xml:space="preserve">, </w:t>
      </w:r>
      <w:r w:rsidR="006D5D8A" w:rsidRPr="006D5D8A">
        <w:rPr>
          <w:i/>
          <w:iCs/>
        </w:rPr>
        <w:t>7</w:t>
      </w:r>
      <w:r w:rsidR="006D5D8A" w:rsidRPr="006D5D8A">
        <w:t>(7), Article 7. https://doi.org/10.1038/ismej.2013.16</w:t>
      </w:r>
    </w:p>
    <w:p w14:paraId="10978C80" w14:textId="77777777" w:rsidR="006D5D8A" w:rsidRPr="006D5D8A" w:rsidRDefault="006D5D8A" w:rsidP="006D5D8A">
      <w:pPr>
        <w:pStyle w:val="Bibliography"/>
      </w:pPr>
      <w:r w:rsidRPr="006D5D8A">
        <w:t xml:space="preserve">Archibald, S., Bond, W. J., Stock, W. D., &amp; Fairbanks, D. H. K. (2005). Shaping the Landscape: Fire–Grazer Interactions in an African Savanna. </w:t>
      </w:r>
      <w:r w:rsidRPr="006D5D8A">
        <w:rPr>
          <w:i/>
          <w:iCs/>
        </w:rPr>
        <w:t>Ecological Applications</w:t>
      </w:r>
      <w:r w:rsidRPr="006D5D8A">
        <w:t xml:space="preserve">, </w:t>
      </w:r>
      <w:r w:rsidRPr="006D5D8A">
        <w:rPr>
          <w:i/>
          <w:iCs/>
        </w:rPr>
        <w:t>15</w:t>
      </w:r>
      <w:r w:rsidRPr="006D5D8A">
        <w:t>(1), 96–109. https://doi.org/10.1890/03-5210</w:t>
      </w:r>
    </w:p>
    <w:p w14:paraId="20F5C73B" w14:textId="77777777" w:rsidR="006D5D8A" w:rsidRPr="006D5D8A" w:rsidRDefault="006D5D8A" w:rsidP="006D5D8A">
      <w:pPr>
        <w:pStyle w:val="Bibliography"/>
      </w:pPr>
      <w:r w:rsidRPr="006D5D8A">
        <w:t xml:space="preserve">Bartoń, K. (2022). </w:t>
      </w:r>
      <w:r w:rsidRPr="006D5D8A">
        <w:rPr>
          <w:i/>
          <w:iCs/>
        </w:rPr>
        <w:t>MuMIn: Multi-Model Inference</w:t>
      </w:r>
      <w:r w:rsidRPr="006D5D8A">
        <w:t xml:space="preserve"> (1.47.1). https://CRAN.R-project.org/package=MuMIn</w:t>
      </w:r>
    </w:p>
    <w:p w14:paraId="0FE8F186" w14:textId="77777777" w:rsidR="006D5D8A" w:rsidRPr="006D5D8A" w:rsidRDefault="006D5D8A" w:rsidP="006D5D8A">
      <w:pPr>
        <w:pStyle w:val="Bibliography"/>
      </w:pPr>
      <w:r w:rsidRPr="006D5D8A">
        <w:t xml:space="preserve">Bates, D., Mächler, M., Bolker, B., &amp; Walker, S. (2015). Fitting Linear Mixed-Effects Models Using lme4. </w:t>
      </w:r>
      <w:r w:rsidRPr="006D5D8A">
        <w:rPr>
          <w:i/>
          <w:iCs/>
        </w:rPr>
        <w:t>Journal of Statistical Software</w:t>
      </w:r>
      <w:r w:rsidRPr="006D5D8A">
        <w:t xml:space="preserve">, </w:t>
      </w:r>
      <w:r w:rsidRPr="006D5D8A">
        <w:rPr>
          <w:i/>
          <w:iCs/>
        </w:rPr>
        <w:t>67</w:t>
      </w:r>
      <w:r w:rsidRPr="006D5D8A">
        <w:t>, 1–48. https://doi.org/10.18637/jss.v067.i01</w:t>
      </w:r>
    </w:p>
    <w:p w14:paraId="76865DA8" w14:textId="77777777" w:rsidR="006D5D8A" w:rsidRPr="006D5D8A" w:rsidRDefault="006D5D8A" w:rsidP="006D5D8A">
      <w:pPr>
        <w:pStyle w:val="Bibliography"/>
      </w:pPr>
      <w:r w:rsidRPr="006D5D8A">
        <w:t xml:space="preserve">Bergman, C. M., Fryxell, J. M., Gates, C. C., &amp; Fortin, D. (2001). Ungulate foraging strategies: Energy maximizing or time minimizing? </w:t>
      </w:r>
      <w:r w:rsidRPr="006D5D8A">
        <w:rPr>
          <w:i/>
          <w:iCs/>
        </w:rPr>
        <w:t>Journal of Animal Ecology</w:t>
      </w:r>
      <w:r w:rsidRPr="006D5D8A">
        <w:t xml:space="preserve">, </w:t>
      </w:r>
      <w:r w:rsidRPr="006D5D8A">
        <w:rPr>
          <w:i/>
          <w:iCs/>
        </w:rPr>
        <w:t>70</w:t>
      </w:r>
      <w:r w:rsidRPr="006D5D8A">
        <w:t>(2), 289–300. https://doi.org/10.1111/j.1365-2656.2001.00496.x</w:t>
      </w:r>
    </w:p>
    <w:p w14:paraId="1BC3F287" w14:textId="77777777" w:rsidR="006D5D8A" w:rsidRPr="006D5D8A" w:rsidRDefault="006D5D8A" w:rsidP="006D5D8A">
      <w:pPr>
        <w:pStyle w:val="Bibliography"/>
      </w:pPr>
      <w:r w:rsidRPr="006D5D8A">
        <w:t xml:space="preserve">Blendinger, P. G., Giannini, N. P., Zampini, I. C., Ordoñez, R., Torres, S., Sayago, J. E., Ruggera, R. A., &amp; Isla, M. I. (2015). Nutrients in fruits as determinants of resource tracking by birds. </w:t>
      </w:r>
      <w:r w:rsidRPr="006D5D8A">
        <w:rPr>
          <w:i/>
          <w:iCs/>
        </w:rPr>
        <w:t>Ibis</w:t>
      </w:r>
      <w:r w:rsidRPr="006D5D8A">
        <w:t xml:space="preserve">, </w:t>
      </w:r>
      <w:r w:rsidRPr="006D5D8A">
        <w:rPr>
          <w:i/>
          <w:iCs/>
        </w:rPr>
        <w:t>157</w:t>
      </w:r>
      <w:r w:rsidRPr="006D5D8A">
        <w:t>(3), 480–495. https://doi.org/10.1111/ibi.12274</w:t>
      </w:r>
    </w:p>
    <w:p w14:paraId="473BE3E8" w14:textId="77777777" w:rsidR="006D5D8A" w:rsidRPr="006D5D8A" w:rsidRDefault="006D5D8A" w:rsidP="006D5D8A">
      <w:pPr>
        <w:pStyle w:val="Bibliography"/>
      </w:pPr>
      <w:r w:rsidRPr="006D5D8A">
        <w:t xml:space="preserve">Blendinger, P. G., Rojas, T. N., Ramírez-Mejía, A. F., Bender, I. M. A., Lomáscolo, S., Magro, J., Núñez Montellano, M. G., Ruggera, R. A., Valoy, M., &amp; Ordano, M. (2022). Nutrient </w:t>
      </w:r>
      <w:r w:rsidRPr="006D5D8A">
        <w:lastRenderedPageBreak/>
        <w:t xml:space="preserve">balance and energy-acquisition effectiveness: Do birds adjust their fruit diet to achieve intake targets? </w:t>
      </w:r>
      <w:r w:rsidRPr="006D5D8A">
        <w:rPr>
          <w:i/>
          <w:iCs/>
        </w:rPr>
        <w:t>Functional Ecology</w:t>
      </w:r>
      <w:r w:rsidRPr="006D5D8A">
        <w:t xml:space="preserve">, </w:t>
      </w:r>
      <w:r w:rsidRPr="006D5D8A">
        <w:rPr>
          <w:i/>
          <w:iCs/>
        </w:rPr>
        <w:t>n/a</w:t>
      </w:r>
      <w:r w:rsidRPr="006D5D8A">
        <w:t>(n/a). https://doi.org/10.1111/1365-2435.14164</w:t>
      </w:r>
    </w:p>
    <w:p w14:paraId="5FA32454" w14:textId="77777777" w:rsidR="006D5D8A" w:rsidRPr="006D5D8A" w:rsidRDefault="006D5D8A" w:rsidP="006D5D8A">
      <w:pPr>
        <w:pStyle w:val="Bibliography"/>
      </w:pPr>
      <w:r w:rsidRPr="006D5D8A">
        <w:t xml:space="preserve">Bowler, D. E., Heldbjerg, H., Fox, A. D., de Jong, M., &amp; Böhning-Gaese, K. (2019). Long-term declines of European insectivorous bird populations and potential causes. </w:t>
      </w:r>
      <w:r w:rsidRPr="006D5D8A">
        <w:rPr>
          <w:i/>
          <w:iCs/>
        </w:rPr>
        <w:t>Conservation Biology</w:t>
      </w:r>
      <w:r w:rsidRPr="006D5D8A">
        <w:t xml:space="preserve">, </w:t>
      </w:r>
      <w:r w:rsidRPr="006D5D8A">
        <w:rPr>
          <w:i/>
          <w:iCs/>
        </w:rPr>
        <w:t>33</w:t>
      </w:r>
      <w:r w:rsidRPr="006D5D8A">
        <w:t>(5), 1120–1130. https://doi.org/10.1111/cobi.13307</w:t>
      </w:r>
    </w:p>
    <w:p w14:paraId="10B59DAF" w14:textId="77777777" w:rsidR="006D5D8A" w:rsidRPr="006D5D8A" w:rsidRDefault="006D5D8A" w:rsidP="006D5D8A">
      <w:pPr>
        <w:pStyle w:val="Bibliography"/>
      </w:pPr>
      <w:r w:rsidRPr="006D5D8A">
        <w:t xml:space="preserve">Bregman, T. P., Sekercioglu, C. H., &amp; Tobias, J. A. (2014). Global patterns and predictors of bird species responses to forest fragmentation: Implications for ecosystem function and conservation. </w:t>
      </w:r>
      <w:r w:rsidRPr="006D5D8A">
        <w:rPr>
          <w:i/>
          <w:iCs/>
        </w:rPr>
        <w:t>Biological Conservation</w:t>
      </w:r>
      <w:r w:rsidRPr="006D5D8A">
        <w:t xml:space="preserve">, </w:t>
      </w:r>
      <w:r w:rsidRPr="006D5D8A">
        <w:rPr>
          <w:i/>
          <w:iCs/>
        </w:rPr>
        <w:t>169</w:t>
      </w:r>
      <w:r w:rsidRPr="006D5D8A">
        <w:t>, 372–383. https://doi.org/10.1016/j.biocon.2013.11.024</w:t>
      </w:r>
    </w:p>
    <w:p w14:paraId="226EFD05" w14:textId="77777777" w:rsidR="006D5D8A" w:rsidRPr="006D5D8A" w:rsidRDefault="006D5D8A" w:rsidP="006D5D8A">
      <w:pPr>
        <w:pStyle w:val="Bibliography"/>
      </w:pPr>
      <w:r w:rsidRPr="006D5D8A">
        <w:t xml:space="preserve">Carlo, T. A., &amp; Morales, J. M. (2016). Generalist birds promote tropical forest regeneration and increase plant diversity via rare-biased seed dispersal. </w:t>
      </w:r>
      <w:r w:rsidRPr="006D5D8A">
        <w:rPr>
          <w:i/>
          <w:iCs/>
        </w:rPr>
        <w:t>Ecology</w:t>
      </w:r>
      <w:r w:rsidRPr="006D5D8A">
        <w:t xml:space="preserve">, </w:t>
      </w:r>
      <w:r w:rsidRPr="006D5D8A">
        <w:rPr>
          <w:i/>
          <w:iCs/>
        </w:rPr>
        <w:t>97</w:t>
      </w:r>
      <w:r w:rsidRPr="006D5D8A">
        <w:t>(7), 1819–1831. https://doi.org/10.1890/15-2147.1</w:t>
      </w:r>
    </w:p>
    <w:p w14:paraId="16ED765F" w14:textId="77777777" w:rsidR="006D5D8A" w:rsidRPr="006D5D8A" w:rsidRDefault="006D5D8A" w:rsidP="006D5D8A">
      <w:pPr>
        <w:pStyle w:val="Bibliography"/>
      </w:pPr>
      <w:r w:rsidRPr="006D5D8A">
        <w:t xml:space="preserve">Carpenter, J. K., Kelly, D., Moltchanova, E., &amp; O’Donnell, C. F. J. (2018). Introduction of mammalian seed predators and the loss of an endemic flightless bird impair seed dispersal of the New Zealand tree Elaeocarpus dentatus. </w:t>
      </w:r>
      <w:r w:rsidRPr="006D5D8A">
        <w:rPr>
          <w:i/>
          <w:iCs/>
        </w:rPr>
        <w:t>Ecology and Evolution</w:t>
      </w:r>
      <w:r w:rsidRPr="006D5D8A">
        <w:t xml:space="preserve">, </w:t>
      </w:r>
      <w:r w:rsidRPr="006D5D8A">
        <w:rPr>
          <w:i/>
          <w:iCs/>
        </w:rPr>
        <w:t>8</w:t>
      </w:r>
      <w:r w:rsidRPr="006D5D8A">
        <w:t>(12), 5992–6004. https://doi.org/10.1002/ece3.4157</w:t>
      </w:r>
    </w:p>
    <w:p w14:paraId="2EE2CDEA" w14:textId="77777777" w:rsidR="006D5D8A" w:rsidRPr="006D5D8A" w:rsidRDefault="006D5D8A" w:rsidP="006D5D8A">
      <w:pPr>
        <w:pStyle w:val="Bibliography"/>
      </w:pPr>
      <w:r w:rsidRPr="006D5D8A">
        <w:t xml:space="preserve">Carvalho, C. da S., García, C., Lucas, M. S., Jordano, P., &amp; Côrtes, M. C. (2021). Extant fruit-eating birds promote genetically diverse seed rain, but disperse to fewer sites in defaunated tropical forests. </w:t>
      </w:r>
      <w:r w:rsidRPr="006D5D8A">
        <w:rPr>
          <w:i/>
          <w:iCs/>
        </w:rPr>
        <w:t>Journal of Ecology</w:t>
      </w:r>
      <w:r w:rsidRPr="006D5D8A">
        <w:t xml:space="preserve">, </w:t>
      </w:r>
      <w:r w:rsidRPr="006D5D8A">
        <w:rPr>
          <w:i/>
          <w:iCs/>
        </w:rPr>
        <w:t>109</w:t>
      </w:r>
      <w:r w:rsidRPr="006D5D8A">
        <w:t>(2), 1055–1067. https://doi.org/10.1111/1365-2745.13534</w:t>
      </w:r>
    </w:p>
    <w:p w14:paraId="4E0254B6" w14:textId="77777777" w:rsidR="006D5D8A" w:rsidRPr="006D5D8A" w:rsidRDefault="006D5D8A" w:rsidP="006D5D8A">
      <w:pPr>
        <w:pStyle w:val="Bibliography"/>
      </w:pPr>
      <w:r w:rsidRPr="006D5D8A">
        <w:lastRenderedPageBreak/>
        <w:t xml:space="preserve">Case, S. B., &amp; Tarwater, C. E. (2020). Functional traits of avian frugivores have shifted following species extinction and introduction in the Hawaiian Islands. </w:t>
      </w:r>
      <w:r w:rsidRPr="006D5D8A">
        <w:rPr>
          <w:i/>
          <w:iCs/>
        </w:rPr>
        <w:t>Functional Ecology</w:t>
      </w:r>
      <w:r w:rsidRPr="006D5D8A">
        <w:t xml:space="preserve">, </w:t>
      </w:r>
      <w:r w:rsidRPr="006D5D8A">
        <w:rPr>
          <w:i/>
          <w:iCs/>
        </w:rPr>
        <w:t>34</w:t>
      </w:r>
      <w:r w:rsidRPr="006D5D8A">
        <w:t>(12), 2467–2476. https://doi.org/10.1111/1365-2435.13670</w:t>
      </w:r>
    </w:p>
    <w:p w14:paraId="4A78A7A1" w14:textId="77777777" w:rsidR="006D5D8A" w:rsidRPr="006D5D8A" w:rsidRDefault="006D5D8A" w:rsidP="006D5D8A">
      <w:pPr>
        <w:pStyle w:val="Bibliography"/>
      </w:pPr>
      <w:r w:rsidRPr="006D5D8A">
        <w:t xml:space="preserve">Caves, E. M., Jennings, S. B., HilleRisLambers, J., Tewksbury, J. J., &amp; Rogers, H. S. (2013). Natural Experiment Demonstrates That Bird Loss Leads to Cessation of Dispersal of Native Seeds from Intact to Degraded Forests. </w:t>
      </w:r>
      <w:r w:rsidRPr="006D5D8A">
        <w:rPr>
          <w:i/>
          <w:iCs/>
        </w:rPr>
        <w:t>PLOS ONE</w:t>
      </w:r>
      <w:r w:rsidRPr="006D5D8A">
        <w:t xml:space="preserve">, </w:t>
      </w:r>
      <w:r w:rsidRPr="006D5D8A">
        <w:rPr>
          <w:i/>
          <w:iCs/>
        </w:rPr>
        <w:t>8</w:t>
      </w:r>
      <w:r w:rsidRPr="006D5D8A">
        <w:t>(5), e65618. https://doi.org/10.1371/journal.pone.0065618</w:t>
      </w:r>
    </w:p>
    <w:p w14:paraId="11C39958" w14:textId="77777777" w:rsidR="006D5D8A" w:rsidRPr="006D5D8A" w:rsidRDefault="006D5D8A" w:rsidP="006D5D8A">
      <w:pPr>
        <w:pStyle w:val="Bibliography"/>
      </w:pPr>
      <w:r w:rsidRPr="006D5D8A">
        <w:t xml:space="preserve">Chapin III, F. S., Matson, P. A., &amp; Vitousek, P. M. (2011). </w:t>
      </w:r>
      <w:r w:rsidRPr="006D5D8A">
        <w:rPr>
          <w:i/>
          <w:iCs/>
        </w:rPr>
        <w:t>Principles of Terrestrial Ecosystem Ecology</w:t>
      </w:r>
      <w:r w:rsidRPr="006D5D8A">
        <w:t>. Springer, New York.</w:t>
      </w:r>
    </w:p>
    <w:p w14:paraId="17DE6DE2" w14:textId="77777777" w:rsidR="006D5D8A" w:rsidRPr="006D5D8A" w:rsidRDefault="006D5D8A" w:rsidP="006D5D8A">
      <w:pPr>
        <w:pStyle w:val="Bibliography"/>
      </w:pPr>
      <w:r w:rsidRPr="006D5D8A">
        <w:t xml:space="preserve">Cowie, R. J., &amp; Hinsley, S. A. (1988). The provision of food and the use of bird feeders in suburban gardens. </w:t>
      </w:r>
      <w:r w:rsidRPr="006D5D8A">
        <w:rPr>
          <w:i/>
          <w:iCs/>
        </w:rPr>
        <w:t>Bird Study</w:t>
      </w:r>
      <w:r w:rsidRPr="006D5D8A">
        <w:t xml:space="preserve">, </w:t>
      </w:r>
      <w:r w:rsidRPr="006D5D8A">
        <w:rPr>
          <w:i/>
          <w:iCs/>
        </w:rPr>
        <w:t>35</w:t>
      </w:r>
      <w:r w:rsidRPr="006D5D8A">
        <w:t>(3), 163–168. https://doi.org/10.1080/00063658809476985</w:t>
      </w:r>
    </w:p>
    <w:p w14:paraId="4B2A3152" w14:textId="77777777" w:rsidR="006D5D8A" w:rsidRPr="006D5D8A" w:rsidRDefault="006D5D8A" w:rsidP="006D5D8A">
      <w:pPr>
        <w:pStyle w:val="Bibliography"/>
      </w:pPr>
      <w:r w:rsidRPr="006D5D8A">
        <w:t xml:space="preserve">Cramer, J. M., Mesquita, R. C. G., &amp; Bruce Williamson, G. (2007). Forest fragmentation differentially affects seed dispersal of large and small-seeded tropical trees. </w:t>
      </w:r>
      <w:r w:rsidRPr="006D5D8A">
        <w:rPr>
          <w:i/>
          <w:iCs/>
        </w:rPr>
        <w:t>Biological Conservation</w:t>
      </w:r>
      <w:r w:rsidRPr="006D5D8A">
        <w:t xml:space="preserve">, </w:t>
      </w:r>
      <w:r w:rsidRPr="006D5D8A">
        <w:rPr>
          <w:i/>
          <w:iCs/>
        </w:rPr>
        <w:t>137</w:t>
      </w:r>
      <w:r w:rsidRPr="006D5D8A">
        <w:t>(3), 415–423. https://doi.org/10.1016/j.biocon.2007.02.019</w:t>
      </w:r>
    </w:p>
    <w:p w14:paraId="2CB2F5CD" w14:textId="77777777" w:rsidR="006D5D8A" w:rsidRPr="006D5D8A" w:rsidRDefault="006D5D8A" w:rsidP="006D5D8A">
      <w:pPr>
        <w:pStyle w:val="Bibliography"/>
      </w:pPr>
      <w:r w:rsidRPr="006D5D8A">
        <w:t xml:space="preserve">Damschen, E. I., Brudvig, L. A., Burt, M. A., FletcherJr, R. J., Haddad, N. M., Levey, D. J., Orrock, J. L., Resasco, J., &amp; Tewksbury, J. J. (2019). Ongoing accumulation of plant diversity through habitat connectivity in an 18-year experiment. </w:t>
      </w:r>
      <w:r w:rsidRPr="006D5D8A">
        <w:rPr>
          <w:i/>
          <w:iCs/>
        </w:rPr>
        <w:t>Science</w:t>
      </w:r>
      <w:r w:rsidRPr="006D5D8A">
        <w:t>. https://doi.org/10.1126/science.aax8992</w:t>
      </w:r>
    </w:p>
    <w:p w14:paraId="688C793C" w14:textId="77777777" w:rsidR="006D5D8A" w:rsidRPr="006D5D8A" w:rsidRDefault="006D5D8A" w:rsidP="006D5D8A">
      <w:pPr>
        <w:pStyle w:val="Bibliography"/>
      </w:pPr>
      <w:r w:rsidRPr="006D5D8A">
        <w:t xml:space="preserve">Davies, K. F., Margules, C. R., &amp; Lawrence, J. F. (2000). Which Traits of Species Predict Population Declines in Experimental Forest Fragments? </w:t>
      </w:r>
      <w:r w:rsidRPr="006D5D8A">
        <w:rPr>
          <w:i/>
          <w:iCs/>
        </w:rPr>
        <w:t>Ecology</w:t>
      </w:r>
      <w:r w:rsidRPr="006D5D8A">
        <w:t xml:space="preserve">, </w:t>
      </w:r>
      <w:r w:rsidRPr="006D5D8A">
        <w:rPr>
          <w:i/>
          <w:iCs/>
        </w:rPr>
        <w:t>81</w:t>
      </w:r>
      <w:r w:rsidRPr="006D5D8A">
        <w:t>(5), 1450–1461. https://doi.org/10.1890/0012-9658(2000)081[1450:WTOSPP]2.0.CO;2</w:t>
      </w:r>
    </w:p>
    <w:p w14:paraId="7013E2BD" w14:textId="77777777" w:rsidR="006D5D8A" w:rsidRPr="006D5D8A" w:rsidRDefault="006D5D8A" w:rsidP="006D5D8A">
      <w:pPr>
        <w:pStyle w:val="Bibliography"/>
      </w:pPr>
      <w:r w:rsidRPr="006D5D8A">
        <w:lastRenderedPageBreak/>
        <w:t xml:space="preserve">Davies, K. F., Margules, C. R., &amp; Lawrence, J. F. (2004). A Synergistic Effect Puts Rare, Specialized Species at Greater Risk of Extinction. </w:t>
      </w:r>
      <w:r w:rsidRPr="006D5D8A">
        <w:rPr>
          <w:i/>
          <w:iCs/>
        </w:rPr>
        <w:t>Ecology</w:t>
      </w:r>
      <w:r w:rsidRPr="006D5D8A">
        <w:t xml:space="preserve">, </w:t>
      </w:r>
      <w:r w:rsidRPr="006D5D8A">
        <w:rPr>
          <w:i/>
          <w:iCs/>
        </w:rPr>
        <w:t>85</w:t>
      </w:r>
      <w:r w:rsidRPr="006D5D8A">
        <w:t>(1), 265–271. https://doi.org/10.1890/03-0110</w:t>
      </w:r>
    </w:p>
    <w:p w14:paraId="45EE54BC" w14:textId="77777777" w:rsidR="006D5D8A" w:rsidRPr="006D5D8A" w:rsidRDefault="006D5D8A" w:rsidP="006D5D8A">
      <w:pPr>
        <w:pStyle w:val="Bibliography"/>
      </w:pPr>
      <w:r w:rsidRPr="006D5D8A">
        <w:t xml:space="preserve">Dirzo, R., Young, H. S., Galetti, M., Ceballos, G., Isaac, N. J. B., &amp; Collen, B. (2014). Defaunation in the Anthropocene. </w:t>
      </w:r>
      <w:r w:rsidRPr="006D5D8A">
        <w:rPr>
          <w:i/>
          <w:iCs/>
        </w:rPr>
        <w:t>Science</w:t>
      </w:r>
      <w:r w:rsidRPr="006D5D8A">
        <w:t>. https://doi.org/10.1126/science.1251817</w:t>
      </w:r>
    </w:p>
    <w:p w14:paraId="633595AC" w14:textId="77777777" w:rsidR="006D5D8A" w:rsidRPr="006D5D8A" w:rsidRDefault="006D5D8A" w:rsidP="006D5D8A">
      <w:pPr>
        <w:pStyle w:val="Bibliography"/>
      </w:pPr>
      <w:r w:rsidRPr="006D5D8A">
        <w:t xml:space="preserve">Donoso, I., Sorensen, M. C., Blendinger, P. G., Kissling, W. D., Neuschulz, E. L., Mueller, T., &amp; Schleuning, M. (2020). Downsizing of animal communities triggers stronger functional than structural decay in seed-dispersal networks. </w:t>
      </w:r>
      <w:r w:rsidRPr="006D5D8A">
        <w:rPr>
          <w:i/>
          <w:iCs/>
        </w:rPr>
        <w:t>Nature Communications</w:t>
      </w:r>
      <w:r w:rsidRPr="006D5D8A">
        <w:t xml:space="preserve">, </w:t>
      </w:r>
      <w:r w:rsidRPr="006D5D8A">
        <w:rPr>
          <w:i/>
          <w:iCs/>
        </w:rPr>
        <w:t>11</w:t>
      </w:r>
      <w:r w:rsidRPr="006D5D8A">
        <w:t>(1), 1582. https://doi.org/10.1038/s41467-020-15438-y</w:t>
      </w:r>
    </w:p>
    <w:p w14:paraId="19BBDE79" w14:textId="77777777" w:rsidR="006D5D8A" w:rsidRPr="006D5D8A" w:rsidRDefault="006D5D8A" w:rsidP="006D5D8A">
      <w:pPr>
        <w:pStyle w:val="Bibliography"/>
      </w:pPr>
      <w:r w:rsidRPr="006D5D8A">
        <w:t xml:space="preserve">Duffy, J. E. (2003). Biodiversity loss, trophic skew and ecosystem functioning. </w:t>
      </w:r>
      <w:r w:rsidRPr="006D5D8A">
        <w:rPr>
          <w:i/>
          <w:iCs/>
        </w:rPr>
        <w:t>Ecology Letters</w:t>
      </w:r>
      <w:r w:rsidRPr="006D5D8A">
        <w:t xml:space="preserve">, </w:t>
      </w:r>
      <w:r w:rsidRPr="006D5D8A">
        <w:rPr>
          <w:i/>
          <w:iCs/>
        </w:rPr>
        <w:t>6</w:t>
      </w:r>
      <w:r w:rsidRPr="006D5D8A">
        <w:t>(8), 680–687. https://doi.org/10.1046/j.1461-0248.2003.00494.x</w:t>
      </w:r>
    </w:p>
    <w:p w14:paraId="57528C84" w14:textId="77777777" w:rsidR="006D5D8A" w:rsidRPr="006D5D8A" w:rsidRDefault="006D5D8A" w:rsidP="006D5D8A">
      <w:pPr>
        <w:pStyle w:val="Bibliography"/>
      </w:pPr>
      <w:r w:rsidRPr="006D5D8A">
        <w:t xml:space="preserve">Escribano-Avila, G., Lara-Romero, C., Heleno, R., &amp; Traveset, A. (2018). Tropical Seed Dispersal Networks: Emerging Patterns, Biases, and Keystone Species Traits. In W. Dáttilo &amp; V. Rico-Gray (Eds.), </w:t>
      </w:r>
      <w:r w:rsidRPr="006D5D8A">
        <w:rPr>
          <w:i/>
          <w:iCs/>
        </w:rPr>
        <w:t>Ecological Networks in the Tropics: An Integrative Overview of Species Interactions from Some of the Most Species-Rich Habitats on Earth</w:t>
      </w:r>
      <w:r w:rsidRPr="006D5D8A">
        <w:t xml:space="preserve"> (pp. 93–110). Springer International Publishing. https://doi.org/10.1007/978-3-319-68228-0_7</w:t>
      </w:r>
    </w:p>
    <w:p w14:paraId="14E58583" w14:textId="77777777" w:rsidR="006D5D8A" w:rsidRPr="006D5D8A" w:rsidRDefault="006D5D8A" w:rsidP="006D5D8A">
      <w:pPr>
        <w:pStyle w:val="Bibliography"/>
      </w:pPr>
      <w:r w:rsidRPr="006D5D8A">
        <w:t xml:space="preserve">Estrada, A., &amp; Fleming, T. H. (Eds.). (1986). </w:t>
      </w:r>
      <w:r w:rsidRPr="006D5D8A">
        <w:rPr>
          <w:i/>
          <w:iCs/>
        </w:rPr>
        <w:t>Frugivores and seed dispersal</w:t>
      </w:r>
      <w:r w:rsidRPr="006D5D8A">
        <w:t>. Springer Netherlands. https://doi.org/10.1007/978-94-009-4812-9</w:t>
      </w:r>
    </w:p>
    <w:p w14:paraId="443FB919" w14:textId="77777777" w:rsidR="006D5D8A" w:rsidRPr="006D5D8A" w:rsidRDefault="006D5D8A" w:rsidP="006D5D8A">
      <w:pPr>
        <w:pStyle w:val="Bibliography"/>
      </w:pPr>
      <w:r w:rsidRPr="006D5D8A">
        <w:t xml:space="preserve">Fricke, E. C., &amp; Svenning, J.-C. (2020). Accelerating homogenization of the global plant–frugivore meta-network. </w:t>
      </w:r>
      <w:r w:rsidRPr="006D5D8A">
        <w:rPr>
          <w:i/>
          <w:iCs/>
        </w:rPr>
        <w:t>Nature</w:t>
      </w:r>
      <w:r w:rsidRPr="006D5D8A">
        <w:t xml:space="preserve">, </w:t>
      </w:r>
      <w:r w:rsidRPr="006D5D8A">
        <w:rPr>
          <w:i/>
          <w:iCs/>
        </w:rPr>
        <w:t>585</w:t>
      </w:r>
      <w:r w:rsidRPr="006D5D8A">
        <w:t>(7823), Article 7823. https://doi.org/10.1038/s41586-020-2640-y</w:t>
      </w:r>
    </w:p>
    <w:p w14:paraId="5BACCAFF" w14:textId="77777777" w:rsidR="006D5D8A" w:rsidRPr="006D5D8A" w:rsidRDefault="006D5D8A" w:rsidP="006D5D8A">
      <w:pPr>
        <w:pStyle w:val="Bibliography"/>
      </w:pPr>
      <w:r w:rsidRPr="006D5D8A">
        <w:lastRenderedPageBreak/>
        <w:t xml:space="preserve">Fuentes, M. (1994). Diets of fruit-eating birds: What are the causes of interspecific differences? </w:t>
      </w:r>
      <w:r w:rsidRPr="006D5D8A">
        <w:rPr>
          <w:i/>
          <w:iCs/>
        </w:rPr>
        <w:t>Oecologia</w:t>
      </w:r>
      <w:r w:rsidRPr="006D5D8A">
        <w:t xml:space="preserve">, </w:t>
      </w:r>
      <w:r w:rsidRPr="006D5D8A">
        <w:rPr>
          <w:i/>
          <w:iCs/>
        </w:rPr>
        <w:t>97</w:t>
      </w:r>
      <w:r w:rsidRPr="006D5D8A">
        <w:t>(1), 134–142. https://doi.org/10.1007/BF00317917</w:t>
      </w:r>
    </w:p>
    <w:p w14:paraId="0EF48D74" w14:textId="77777777" w:rsidR="006D5D8A" w:rsidRPr="006D5D8A" w:rsidRDefault="006D5D8A" w:rsidP="006D5D8A">
      <w:pPr>
        <w:pStyle w:val="Bibliography"/>
      </w:pPr>
      <w:r w:rsidRPr="006D5D8A">
        <w:t xml:space="preserve">Fuller, R. A., Warren, P. H., Armsworth, P. R., Barbosa, O., &amp; Gaston, K. J. (2008). Garden bird feeding predicts the structure of urban avian assemblages. </w:t>
      </w:r>
      <w:r w:rsidRPr="006D5D8A">
        <w:rPr>
          <w:i/>
          <w:iCs/>
        </w:rPr>
        <w:t>Diversity and Distributions</w:t>
      </w:r>
      <w:r w:rsidRPr="006D5D8A">
        <w:t xml:space="preserve">, </w:t>
      </w:r>
      <w:r w:rsidRPr="006D5D8A">
        <w:rPr>
          <w:i/>
          <w:iCs/>
        </w:rPr>
        <w:t>14</w:t>
      </w:r>
      <w:r w:rsidRPr="006D5D8A">
        <w:t>(1), 131–137. https://doi.org/10.1111/j.1472-4642.2007.00439.x</w:t>
      </w:r>
    </w:p>
    <w:p w14:paraId="56E3556F" w14:textId="77777777" w:rsidR="006D5D8A" w:rsidRPr="006D5D8A" w:rsidRDefault="006D5D8A" w:rsidP="006D5D8A">
      <w:pPr>
        <w:pStyle w:val="Bibliography"/>
      </w:pPr>
      <w:r w:rsidRPr="006D5D8A">
        <w:t xml:space="preserve">Galbraith, J. A., Beggs, J. R., Jones, D. N., &amp; Stanley, M. C. (2015). Supplementary feeding restructures urban bird communities. </w:t>
      </w:r>
      <w:r w:rsidRPr="006D5D8A">
        <w:rPr>
          <w:i/>
          <w:iCs/>
        </w:rPr>
        <w:t>Proceedings of the National Academy of Sciences</w:t>
      </w:r>
      <w:r w:rsidRPr="006D5D8A">
        <w:t xml:space="preserve">, </w:t>
      </w:r>
      <w:r w:rsidRPr="006D5D8A">
        <w:rPr>
          <w:i/>
          <w:iCs/>
        </w:rPr>
        <w:t>112</w:t>
      </w:r>
      <w:r w:rsidRPr="006D5D8A">
        <w:t>(20), E2648–E2657. https://doi.org/10.1073/pnas.1501489112</w:t>
      </w:r>
    </w:p>
    <w:p w14:paraId="6A51694D" w14:textId="77777777" w:rsidR="006D5D8A" w:rsidRPr="006D5D8A" w:rsidRDefault="006D5D8A" w:rsidP="006D5D8A">
      <w:pPr>
        <w:pStyle w:val="Bibliography"/>
      </w:pPr>
      <w:r w:rsidRPr="006D5D8A">
        <w:t xml:space="preserve">García, D., &amp; Ortiz-Pulido, R. (2004). Patterns of resource tracking by avian frugivores at multiple spatial scales: Two case studies on discordance among scales. </w:t>
      </w:r>
      <w:r w:rsidRPr="006D5D8A">
        <w:rPr>
          <w:i/>
          <w:iCs/>
        </w:rPr>
        <w:t>Ecography</w:t>
      </w:r>
      <w:r w:rsidRPr="006D5D8A">
        <w:t xml:space="preserve">, </w:t>
      </w:r>
      <w:r w:rsidRPr="006D5D8A">
        <w:rPr>
          <w:i/>
          <w:iCs/>
        </w:rPr>
        <w:t>27</w:t>
      </w:r>
      <w:r w:rsidRPr="006D5D8A">
        <w:t>(2), 187–196. https://doi.org/10.1111/j.0906-7590.2004.03751.x</w:t>
      </w:r>
    </w:p>
    <w:p w14:paraId="504190FA" w14:textId="77777777" w:rsidR="006D5D8A" w:rsidRPr="006D5D8A" w:rsidRDefault="006D5D8A" w:rsidP="006D5D8A">
      <w:pPr>
        <w:pStyle w:val="Bibliography"/>
      </w:pPr>
      <w:r w:rsidRPr="006D5D8A">
        <w:t xml:space="preserve">García, D., Zamora, R., &amp; Amico, G. C. (2011). The spatial scale of plant–animal interactions: Effects of resource availability and habitat structure. </w:t>
      </w:r>
      <w:r w:rsidRPr="006D5D8A">
        <w:rPr>
          <w:i/>
          <w:iCs/>
        </w:rPr>
        <w:t>Ecological Monographs</w:t>
      </w:r>
      <w:r w:rsidRPr="006D5D8A">
        <w:t xml:space="preserve">, </w:t>
      </w:r>
      <w:r w:rsidRPr="006D5D8A">
        <w:rPr>
          <w:i/>
          <w:iCs/>
        </w:rPr>
        <w:t>81</w:t>
      </w:r>
      <w:r w:rsidRPr="006D5D8A">
        <w:t>(1), 103–121. https://doi.org/10.1890/10-0470.1</w:t>
      </w:r>
    </w:p>
    <w:p w14:paraId="7E63B722" w14:textId="77777777" w:rsidR="006D5D8A" w:rsidRPr="006D5D8A" w:rsidRDefault="006D5D8A" w:rsidP="006D5D8A">
      <w:pPr>
        <w:pStyle w:val="Bibliography"/>
      </w:pPr>
      <w:r w:rsidRPr="006D5D8A">
        <w:t xml:space="preserve">Gleditsch, J. M., &amp; Carlo, T. A. (2011). Fruit quantity of invasive shrubs predicts the abundance of common native avian frugivores in central Pennsylvania. </w:t>
      </w:r>
      <w:r w:rsidRPr="006D5D8A">
        <w:rPr>
          <w:i/>
          <w:iCs/>
        </w:rPr>
        <w:t>Diversity and Distributions</w:t>
      </w:r>
      <w:r w:rsidRPr="006D5D8A">
        <w:t xml:space="preserve">, </w:t>
      </w:r>
      <w:r w:rsidRPr="006D5D8A">
        <w:rPr>
          <w:i/>
          <w:iCs/>
        </w:rPr>
        <w:t>17</w:t>
      </w:r>
      <w:r w:rsidRPr="006D5D8A">
        <w:t>(2), 244–253. https://doi.org/10.1111/j.1472-4642.2010.00733.x</w:t>
      </w:r>
    </w:p>
    <w:p w14:paraId="52759E45" w14:textId="77777777" w:rsidR="006D5D8A" w:rsidRPr="006D5D8A" w:rsidRDefault="006D5D8A" w:rsidP="006D5D8A">
      <w:pPr>
        <w:pStyle w:val="Bibliography"/>
      </w:pPr>
      <w:r w:rsidRPr="006D5D8A">
        <w:t xml:space="preserve">Gleditsch, J. M., Hruska, A. M., &amp; Foster, J. T. (2017). Connecting Resource Tracking by Frugivores to Temporal Variation in Seed Dispersal Networks. </w:t>
      </w:r>
      <w:r w:rsidRPr="006D5D8A">
        <w:rPr>
          <w:i/>
          <w:iCs/>
        </w:rPr>
        <w:t>Frontiers in Ecology and Evolution</w:t>
      </w:r>
      <w:r w:rsidRPr="006D5D8A">
        <w:t xml:space="preserve">, </w:t>
      </w:r>
      <w:r w:rsidRPr="006D5D8A">
        <w:rPr>
          <w:i/>
          <w:iCs/>
        </w:rPr>
        <w:t>5</w:t>
      </w:r>
      <w:r w:rsidRPr="006D5D8A">
        <w:t>, 98. https://doi.org/10.3389/fevo.2017.00098</w:t>
      </w:r>
    </w:p>
    <w:p w14:paraId="05458DEB" w14:textId="77777777" w:rsidR="006D5D8A" w:rsidRPr="006D5D8A" w:rsidRDefault="006D5D8A" w:rsidP="006D5D8A">
      <w:pPr>
        <w:pStyle w:val="Bibliography"/>
      </w:pPr>
      <w:r w:rsidRPr="006D5D8A">
        <w:lastRenderedPageBreak/>
        <w:t xml:space="preserve">Gove, A. D., Majer, J. D., &amp; Dunn, R. R. (2007). A keystone ant species promotes seed dispersal in a “diffuse” mutualism. </w:t>
      </w:r>
      <w:r w:rsidRPr="006D5D8A">
        <w:rPr>
          <w:i/>
          <w:iCs/>
        </w:rPr>
        <w:t>Oecologia</w:t>
      </w:r>
      <w:r w:rsidRPr="006D5D8A">
        <w:t xml:space="preserve">, </w:t>
      </w:r>
      <w:r w:rsidRPr="006D5D8A">
        <w:rPr>
          <w:i/>
          <w:iCs/>
        </w:rPr>
        <w:t>153</w:t>
      </w:r>
      <w:r w:rsidRPr="006D5D8A">
        <w:t>(3), 687–697. https://doi.org/10.1007/s00442-007-0756-5</w:t>
      </w:r>
    </w:p>
    <w:p w14:paraId="58622379" w14:textId="77777777" w:rsidR="006D5D8A" w:rsidRPr="006D5D8A" w:rsidRDefault="006D5D8A" w:rsidP="006D5D8A">
      <w:pPr>
        <w:pStyle w:val="Bibliography"/>
      </w:pPr>
      <w:r w:rsidRPr="006D5D8A">
        <w:t xml:space="preserve">Grime, J. P. (1998). Benefits of plant diversity to ecosystems: Immediate, filter and founder effects. </w:t>
      </w:r>
      <w:r w:rsidRPr="006D5D8A">
        <w:rPr>
          <w:i/>
          <w:iCs/>
        </w:rPr>
        <w:t>Journal of Ecology</w:t>
      </w:r>
      <w:r w:rsidRPr="006D5D8A">
        <w:t xml:space="preserve">, </w:t>
      </w:r>
      <w:r w:rsidRPr="006D5D8A">
        <w:rPr>
          <w:i/>
          <w:iCs/>
        </w:rPr>
        <w:t>86</w:t>
      </w:r>
      <w:r w:rsidRPr="006D5D8A">
        <w:t>(6), 902–910. https://doi.org/10.1046/j.1365-2745.1998.00306.x</w:t>
      </w:r>
    </w:p>
    <w:p w14:paraId="47F7AE26" w14:textId="77777777" w:rsidR="006D5D8A" w:rsidRPr="006D5D8A" w:rsidRDefault="006D5D8A" w:rsidP="006D5D8A">
      <w:pPr>
        <w:pStyle w:val="Bibliography"/>
      </w:pPr>
      <w:r w:rsidRPr="006D5D8A">
        <w:t xml:space="preserve">Hempson, G. P., Archibald, S., &amp; Bond, W. J. (2017). The consequences of replacing wildlife with livestock in Africa. </w:t>
      </w:r>
      <w:r w:rsidRPr="006D5D8A">
        <w:rPr>
          <w:i/>
          <w:iCs/>
        </w:rPr>
        <w:t>Scientific Reports</w:t>
      </w:r>
      <w:r w:rsidRPr="006D5D8A">
        <w:t xml:space="preserve">, </w:t>
      </w:r>
      <w:r w:rsidRPr="006D5D8A">
        <w:rPr>
          <w:i/>
          <w:iCs/>
        </w:rPr>
        <w:t>7</w:t>
      </w:r>
      <w:r w:rsidRPr="006D5D8A">
        <w:t>(1), 17196. https://doi.org/10.1038/s41598-017-17348-4</w:t>
      </w:r>
    </w:p>
    <w:p w14:paraId="03E0D5CE" w14:textId="77777777" w:rsidR="006D5D8A" w:rsidRPr="006D5D8A" w:rsidRDefault="006D5D8A" w:rsidP="006D5D8A">
      <w:pPr>
        <w:pStyle w:val="Bibliography"/>
      </w:pPr>
      <w:r w:rsidRPr="006D5D8A">
        <w:t xml:space="preserve">Herrera, C. M. (1985). Determinants of Plant-Animal Coevolution: The Case of Mutualistic Dispersal of Seeds by Vertebrates. </w:t>
      </w:r>
      <w:r w:rsidRPr="006D5D8A">
        <w:rPr>
          <w:i/>
          <w:iCs/>
        </w:rPr>
        <w:t>Oikos</w:t>
      </w:r>
      <w:r w:rsidRPr="006D5D8A">
        <w:t xml:space="preserve">, </w:t>
      </w:r>
      <w:r w:rsidRPr="006D5D8A">
        <w:rPr>
          <w:i/>
          <w:iCs/>
        </w:rPr>
        <w:t>44</w:t>
      </w:r>
      <w:r w:rsidRPr="006D5D8A">
        <w:t>(1), 132–141. https://doi.org/10.2307/3544054</w:t>
      </w:r>
    </w:p>
    <w:p w14:paraId="6376E5D3" w14:textId="77777777" w:rsidR="006D5D8A" w:rsidRPr="006D5D8A" w:rsidRDefault="006D5D8A" w:rsidP="006D5D8A">
      <w:pPr>
        <w:pStyle w:val="Bibliography"/>
      </w:pPr>
      <w:r w:rsidRPr="006D5D8A">
        <w:t xml:space="preserve">Herrera, J. M., Morales, J. M., &amp; García, D. (2011). Differential effects of fruit availability and habitat cover for frugivore-mediated seed dispersal in a heterogeneous landscape. </w:t>
      </w:r>
      <w:r w:rsidRPr="006D5D8A">
        <w:rPr>
          <w:i/>
          <w:iCs/>
        </w:rPr>
        <w:t>Journal of Ecology</w:t>
      </w:r>
      <w:r w:rsidRPr="006D5D8A">
        <w:t xml:space="preserve">, </w:t>
      </w:r>
      <w:r w:rsidRPr="006D5D8A">
        <w:rPr>
          <w:i/>
          <w:iCs/>
        </w:rPr>
        <w:t>99</w:t>
      </w:r>
      <w:r w:rsidRPr="006D5D8A">
        <w:t>(5), 1100–1107. https://doi.org/10.1111/j.1365-2745.2011.01861.x</w:t>
      </w:r>
    </w:p>
    <w:p w14:paraId="635BAD03" w14:textId="77777777" w:rsidR="006D5D8A" w:rsidRPr="006D5D8A" w:rsidRDefault="006D5D8A" w:rsidP="006D5D8A">
      <w:pPr>
        <w:pStyle w:val="Bibliography"/>
      </w:pPr>
      <w:r w:rsidRPr="006D5D8A">
        <w:t xml:space="preserve">Howe, H. F., &amp; Miriti, M. N. (2004). When Seed Dispersal Matters. </w:t>
      </w:r>
      <w:r w:rsidRPr="006D5D8A">
        <w:rPr>
          <w:i/>
          <w:iCs/>
        </w:rPr>
        <w:t>BioScience</w:t>
      </w:r>
      <w:r w:rsidRPr="006D5D8A">
        <w:t xml:space="preserve">, </w:t>
      </w:r>
      <w:r w:rsidRPr="006D5D8A">
        <w:rPr>
          <w:i/>
          <w:iCs/>
        </w:rPr>
        <w:t>54</w:t>
      </w:r>
      <w:r w:rsidRPr="006D5D8A">
        <w:t>(7), 651–660. https://doi.org/10.1641/0006-3568(2004)054[0651:WSDM]2.0.CO;2</w:t>
      </w:r>
    </w:p>
    <w:p w14:paraId="4F09325E" w14:textId="77777777" w:rsidR="006D5D8A" w:rsidRPr="006D5D8A" w:rsidRDefault="006D5D8A" w:rsidP="006D5D8A">
      <w:pPr>
        <w:pStyle w:val="Bibliography"/>
      </w:pPr>
      <w:r w:rsidRPr="006D5D8A">
        <w:t xml:space="preserve">Johnson, R. A., Willson, M. F., Thompson, J. N., &amp; Bertin, R. I. (1985). Nutritional Values of Wild Fruits and Consumption by Migrant Frugivorous Birds. </w:t>
      </w:r>
      <w:r w:rsidRPr="006D5D8A">
        <w:rPr>
          <w:i/>
          <w:iCs/>
        </w:rPr>
        <w:t>Ecology</w:t>
      </w:r>
      <w:r w:rsidRPr="006D5D8A">
        <w:t xml:space="preserve">, </w:t>
      </w:r>
      <w:r w:rsidRPr="006D5D8A">
        <w:rPr>
          <w:i/>
          <w:iCs/>
        </w:rPr>
        <w:t>66</w:t>
      </w:r>
      <w:r w:rsidRPr="006D5D8A">
        <w:t>(3), 819–827. https://doi.org/10.2307/1940543</w:t>
      </w:r>
    </w:p>
    <w:p w14:paraId="2EDE17AB" w14:textId="77777777" w:rsidR="006D5D8A" w:rsidRPr="006D5D8A" w:rsidRDefault="006D5D8A" w:rsidP="006D5D8A">
      <w:pPr>
        <w:pStyle w:val="Bibliography"/>
      </w:pPr>
      <w:r w:rsidRPr="006D5D8A">
        <w:lastRenderedPageBreak/>
        <w:t xml:space="preserve">Jongejans, E., Skarpaas, O., Ferrari, M. J., Long, E. S., Dauer, J. T., Schwarz, C. M., Rauschert, E. S. J., Jabbour, R., Mortensen, D. A., Isard, S. A., Lieb, D. A., Sezen, Z., Hulting, A. G., &amp; Shea, K. (2015). A unifying gravity framework for dispersal. </w:t>
      </w:r>
      <w:r w:rsidRPr="006D5D8A">
        <w:rPr>
          <w:i/>
          <w:iCs/>
        </w:rPr>
        <w:t>Theoretical Ecology</w:t>
      </w:r>
      <w:r w:rsidRPr="006D5D8A">
        <w:t xml:space="preserve">, </w:t>
      </w:r>
      <w:r w:rsidRPr="006D5D8A">
        <w:rPr>
          <w:i/>
          <w:iCs/>
        </w:rPr>
        <w:t>8</w:t>
      </w:r>
      <w:r w:rsidRPr="006D5D8A">
        <w:t>(2), 207–223. https://doi.org/10.1007/s12080-014-0245-5</w:t>
      </w:r>
    </w:p>
    <w:p w14:paraId="193EB498" w14:textId="77777777" w:rsidR="006D5D8A" w:rsidRPr="006D5D8A" w:rsidRDefault="006D5D8A" w:rsidP="006D5D8A">
      <w:pPr>
        <w:pStyle w:val="Bibliography"/>
      </w:pPr>
      <w:r w:rsidRPr="006D5D8A">
        <w:t xml:space="preserve">Jordano, P., García, C., Godoy, J. A., &amp; García-Castaño, J. L. (2007). Differential contribution of frugivores to complex seed dispersal patterns. </w:t>
      </w:r>
      <w:r w:rsidRPr="006D5D8A">
        <w:rPr>
          <w:i/>
          <w:iCs/>
        </w:rPr>
        <w:t>Proceedings of the National Academy of Sciences</w:t>
      </w:r>
      <w:r w:rsidRPr="006D5D8A">
        <w:t xml:space="preserve">, </w:t>
      </w:r>
      <w:r w:rsidRPr="006D5D8A">
        <w:rPr>
          <w:i/>
          <w:iCs/>
        </w:rPr>
        <w:t>104</w:t>
      </w:r>
      <w:r w:rsidRPr="006D5D8A">
        <w:t>(9), 3278–3282. https://doi.org/10.1073/pnas.0606793104</w:t>
      </w:r>
    </w:p>
    <w:p w14:paraId="15A2EAE9" w14:textId="77777777" w:rsidR="006D5D8A" w:rsidRPr="006D5D8A" w:rsidRDefault="006D5D8A" w:rsidP="006D5D8A">
      <w:pPr>
        <w:pStyle w:val="Bibliography"/>
      </w:pPr>
      <w:r w:rsidRPr="006D5D8A">
        <w:t xml:space="preserve">Kwit, C., Levey, D. J., &amp; Greenberg, C. H. (2004). Contagious seed dispersal beneath heterospecific fruiting trees and its consequences. </w:t>
      </w:r>
      <w:r w:rsidRPr="006D5D8A">
        <w:rPr>
          <w:i/>
          <w:iCs/>
        </w:rPr>
        <w:t>Oikos</w:t>
      </w:r>
      <w:r w:rsidRPr="006D5D8A">
        <w:t xml:space="preserve">, </w:t>
      </w:r>
      <w:r w:rsidRPr="006D5D8A">
        <w:rPr>
          <w:i/>
          <w:iCs/>
        </w:rPr>
        <w:t>107</w:t>
      </w:r>
      <w:r w:rsidRPr="006D5D8A">
        <w:t>(2), 303–308. https://doi.org/10.1111/j.0030-1299.2004.13388.x</w:t>
      </w:r>
    </w:p>
    <w:p w14:paraId="261AAF42" w14:textId="77777777" w:rsidR="006D5D8A" w:rsidRPr="006D5D8A" w:rsidRDefault="006D5D8A" w:rsidP="006D5D8A">
      <w:pPr>
        <w:pStyle w:val="Bibliography"/>
      </w:pPr>
      <w:r w:rsidRPr="006D5D8A">
        <w:t xml:space="preserve">Leighton, G. M., Lamour, D., Malcolm, K., &amp; Miller, E. T. (2022). Both morphological and behavioral traits predict interspecific social dominance in birds. </w:t>
      </w:r>
      <w:r w:rsidRPr="006D5D8A">
        <w:rPr>
          <w:i/>
          <w:iCs/>
        </w:rPr>
        <w:t>Journal of Ornithology</w:t>
      </w:r>
      <w:r w:rsidRPr="006D5D8A">
        <w:t>. https://doi.org/10.1007/s10336-022-02022-y</w:t>
      </w:r>
    </w:p>
    <w:p w14:paraId="68C23CCF" w14:textId="77777777" w:rsidR="006D5D8A" w:rsidRPr="006D5D8A" w:rsidRDefault="006D5D8A" w:rsidP="006D5D8A">
      <w:pPr>
        <w:pStyle w:val="Bibliography"/>
      </w:pPr>
      <w:r w:rsidRPr="006D5D8A">
        <w:t xml:space="preserve">Lenth, R. V., Buerkner, P., Giné-Vázquez, I., Herve, M., Jung, M., Love, J., Miguez, F., Riebl, H., &amp; Singmann, H. (2022). </w:t>
      </w:r>
      <w:r w:rsidRPr="006D5D8A">
        <w:rPr>
          <w:i/>
          <w:iCs/>
        </w:rPr>
        <w:t>emmeans: Estimated Marginal Means, aka Least-Squares Means</w:t>
      </w:r>
      <w:r w:rsidRPr="006D5D8A">
        <w:t xml:space="preserve"> (1.8.2). https://CRAN.R-project.org/package=emmeans</w:t>
      </w:r>
    </w:p>
    <w:p w14:paraId="7EA3B620" w14:textId="77777777" w:rsidR="006D5D8A" w:rsidRPr="006D5D8A" w:rsidRDefault="006D5D8A" w:rsidP="006D5D8A">
      <w:pPr>
        <w:pStyle w:val="Bibliography"/>
      </w:pPr>
      <w:r w:rsidRPr="006D5D8A">
        <w:t xml:space="preserve">Lepczyk, C. A., Mertig, A. G., &amp; Liu, J. (2004). Assessing Landowner Activities Related to Birds Across Rural-to-Urban Landscapes. </w:t>
      </w:r>
      <w:r w:rsidRPr="006D5D8A">
        <w:rPr>
          <w:i/>
          <w:iCs/>
        </w:rPr>
        <w:t>Environmental Management</w:t>
      </w:r>
      <w:r w:rsidRPr="006D5D8A">
        <w:t xml:space="preserve">, </w:t>
      </w:r>
      <w:r w:rsidRPr="006D5D8A">
        <w:rPr>
          <w:i/>
          <w:iCs/>
        </w:rPr>
        <w:t>33</w:t>
      </w:r>
      <w:r w:rsidRPr="006D5D8A">
        <w:t>(1), 110–125. https://doi.org/10.1007/s00267-003-0036-z</w:t>
      </w:r>
    </w:p>
    <w:p w14:paraId="698EDD2A" w14:textId="77777777" w:rsidR="006D5D8A" w:rsidRPr="006D5D8A" w:rsidRDefault="006D5D8A" w:rsidP="006D5D8A">
      <w:pPr>
        <w:pStyle w:val="Bibliography"/>
      </w:pPr>
      <w:r w:rsidRPr="006D5D8A">
        <w:t xml:space="preserve">Lishawa, S. C., Dunton, E. M., Pearsall, D. R., Monks, A. M., Himmler, K. B., Carson, B. D., Loges, B., &amp; Albert, D. A. (2020). Wetland Waterbird Food Resources Increased by Harvesting </w:t>
      </w:r>
      <w:r w:rsidRPr="006D5D8A">
        <w:lastRenderedPageBreak/>
        <w:t xml:space="preserve">Invasive Cattails. </w:t>
      </w:r>
      <w:r w:rsidRPr="006D5D8A">
        <w:rPr>
          <w:i/>
          <w:iCs/>
        </w:rPr>
        <w:t>The Journal of Wildlife Management</w:t>
      </w:r>
      <w:r w:rsidRPr="006D5D8A">
        <w:t xml:space="preserve">, </w:t>
      </w:r>
      <w:r w:rsidRPr="006D5D8A">
        <w:rPr>
          <w:i/>
          <w:iCs/>
        </w:rPr>
        <w:t>84</w:t>
      </w:r>
      <w:r w:rsidRPr="006D5D8A">
        <w:t>(7), 1326–1337. https://doi.org/10.1002/jwmg.21912</w:t>
      </w:r>
    </w:p>
    <w:p w14:paraId="28C771B2" w14:textId="77777777" w:rsidR="006D5D8A" w:rsidRPr="006D5D8A" w:rsidRDefault="006D5D8A" w:rsidP="006D5D8A">
      <w:pPr>
        <w:pStyle w:val="Bibliography"/>
      </w:pPr>
      <w:r w:rsidRPr="006D5D8A">
        <w:t xml:space="preserve">McConkey, K. R., &amp; O’Farrill, G. (2016). Loss of seed dispersal before the loss of seed dispersers. </w:t>
      </w:r>
      <w:r w:rsidRPr="006D5D8A">
        <w:rPr>
          <w:i/>
          <w:iCs/>
        </w:rPr>
        <w:t>Biological Conservation</w:t>
      </w:r>
      <w:r w:rsidRPr="006D5D8A">
        <w:t xml:space="preserve">, </w:t>
      </w:r>
      <w:r w:rsidRPr="006D5D8A">
        <w:rPr>
          <w:i/>
          <w:iCs/>
        </w:rPr>
        <w:t>201</w:t>
      </w:r>
      <w:r w:rsidRPr="006D5D8A">
        <w:t>, 38–49. https://doi.org/10.1016/j.biocon.2016.06.024</w:t>
      </w:r>
    </w:p>
    <w:p w14:paraId="0661808D" w14:textId="77777777" w:rsidR="006D5D8A" w:rsidRPr="006D5D8A" w:rsidRDefault="006D5D8A" w:rsidP="006D5D8A">
      <w:pPr>
        <w:pStyle w:val="Bibliography"/>
      </w:pPr>
      <w:r w:rsidRPr="006D5D8A">
        <w:t xml:space="preserve">Miller, E. T., Bonter, D. N., Eldermire, C., Freeman, B. G., Greig, E. I., Harmon, L. J., Lisle, C., &amp; Hochachka, W. M. (2017). Fighting over food unites the birds of North America in a continental dominance hierarchy. </w:t>
      </w:r>
      <w:r w:rsidRPr="006D5D8A">
        <w:rPr>
          <w:i/>
          <w:iCs/>
        </w:rPr>
        <w:t>Behavioral Ecology</w:t>
      </w:r>
      <w:r w:rsidRPr="006D5D8A">
        <w:t xml:space="preserve">, </w:t>
      </w:r>
      <w:r w:rsidRPr="006D5D8A">
        <w:rPr>
          <w:i/>
          <w:iCs/>
        </w:rPr>
        <w:t>28</w:t>
      </w:r>
      <w:r w:rsidRPr="006D5D8A">
        <w:t>(6), 1454–1463. https://doi.org/10.1093/beheco/arx108</w:t>
      </w:r>
    </w:p>
    <w:p w14:paraId="658D4E41" w14:textId="77777777" w:rsidR="006D5D8A" w:rsidRPr="006D5D8A" w:rsidRDefault="006D5D8A" w:rsidP="006D5D8A">
      <w:pPr>
        <w:pStyle w:val="Bibliography"/>
      </w:pPr>
      <w:r w:rsidRPr="006D5D8A">
        <w:t xml:space="preserve">Miller, G., &amp; Spoolman, S. (2012). </w:t>
      </w:r>
      <w:r w:rsidRPr="006D5D8A">
        <w:rPr>
          <w:i/>
          <w:iCs/>
        </w:rPr>
        <w:t>Living in the Environment: Principles, Connections, and Solutions</w:t>
      </w:r>
      <w:r w:rsidRPr="006D5D8A">
        <w:t>. Brroks/Cole.</w:t>
      </w:r>
    </w:p>
    <w:p w14:paraId="78FFF3D1" w14:textId="77777777" w:rsidR="006D5D8A" w:rsidRPr="006D5D8A" w:rsidRDefault="006D5D8A" w:rsidP="006D5D8A">
      <w:pPr>
        <w:pStyle w:val="Bibliography"/>
      </w:pPr>
      <w:r w:rsidRPr="006D5D8A">
        <w:t xml:space="preserve">Mokany, K., Prasad, S., &amp; Westcott, D. A. (2014). Loss of frugivore seed dispersal services under climate change. </w:t>
      </w:r>
      <w:r w:rsidRPr="006D5D8A">
        <w:rPr>
          <w:i/>
          <w:iCs/>
        </w:rPr>
        <w:t>Nature Communications</w:t>
      </w:r>
      <w:r w:rsidRPr="006D5D8A">
        <w:t xml:space="preserve">, </w:t>
      </w:r>
      <w:r w:rsidRPr="006D5D8A">
        <w:rPr>
          <w:i/>
          <w:iCs/>
        </w:rPr>
        <w:t>5</w:t>
      </w:r>
      <w:r w:rsidRPr="006D5D8A">
        <w:t>(1), 3971. https://doi.org/10.1038/ncomms4971</w:t>
      </w:r>
    </w:p>
    <w:p w14:paraId="0E39A1D3" w14:textId="77777777" w:rsidR="006D5D8A" w:rsidRPr="006D5D8A" w:rsidRDefault="006D5D8A" w:rsidP="006D5D8A">
      <w:pPr>
        <w:pStyle w:val="Bibliography"/>
      </w:pPr>
      <w:r w:rsidRPr="006D5D8A">
        <w:t xml:space="preserve">Mollot, G., Pantel, J. H., &amp; Romanuk, T. N. (2017). Chapter Two - The Effects of Invasive Species on the Decline in Species Richness: A Global Meta-Analysis. In D. A. Bohan, A. J. Dumbrell, &amp; F. Massol (Eds.), </w:t>
      </w:r>
      <w:r w:rsidRPr="006D5D8A">
        <w:rPr>
          <w:i/>
          <w:iCs/>
        </w:rPr>
        <w:t>Advances in Ecological Research</w:t>
      </w:r>
      <w:r w:rsidRPr="006D5D8A">
        <w:t xml:space="preserve"> (Vol. 56, pp. 61–83). Academic Press. https://doi.org/10.1016/bs.aecr.2016.10.002</w:t>
      </w:r>
    </w:p>
    <w:p w14:paraId="5401C9BB" w14:textId="77777777" w:rsidR="006D5D8A" w:rsidRPr="006D5D8A" w:rsidRDefault="006D5D8A" w:rsidP="006D5D8A">
      <w:pPr>
        <w:pStyle w:val="Bibliography"/>
      </w:pPr>
      <w:r w:rsidRPr="006D5D8A">
        <w:t xml:space="preserve">Moore, J. E., &amp; Swihart, R. K. (2007). Importance of fragmentation-tolerant species as seed dispersers in disturbed landscapes. </w:t>
      </w:r>
      <w:r w:rsidRPr="006D5D8A">
        <w:rPr>
          <w:i/>
          <w:iCs/>
        </w:rPr>
        <w:t>Oecologia</w:t>
      </w:r>
      <w:r w:rsidRPr="006D5D8A">
        <w:t xml:space="preserve">, </w:t>
      </w:r>
      <w:r w:rsidRPr="006D5D8A">
        <w:rPr>
          <w:i/>
          <w:iCs/>
        </w:rPr>
        <w:t>151</w:t>
      </w:r>
      <w:r w:rsidRPr="006D5D8A">
        <w:t>(4), 663–674. https://doi.org/10.1007/s00442-006-0616-8</w:t>
      </w:r>
    </w:p>
    <w:p w14:paraId="63A4FFF8" w14:textId="77777777" w:rsidR="006D5D8A" w:rsidRPr="006D5D8A" w:rsidRDefault="006D5D8A" w:rsidP="006D5D8A">
      <w:pPr>
        <w:pStyle w:val="Bibliography"/>
      </w:pPr>
      <w:r w:rsidRPr="006D5D8A">
        <w:lastRenderedPageBreak/>
        <w:t xml:space="preserve">Mubamba, S., Nduna, N., Siachoono, S., Chibesa, M., Phiri, D., &amp; Chama, L. (2022). Plant–frugivore networks are robust to species loss even in highly built-up urban ecosystems. </w:t>
      </w:r>
      <w:r w:rsidRPr="006D5D8A">
        <w:rPr>
          <w:i/>
          <w:iCs/>
        </w:rPr>
        <w:t>Oecologia</w:t>
      </w:r>
      <w:r w:rsidRPr="006D5D8A">
        <w:t xml:space="preserve">, </w:t>
      </w:r>
      <w:r w:rsidRPr="006D5D8A">
        <w:rPr>
          <w:i/>
          <w:iCs/>
        </w:rPr>
        <w:t>199</w:t>
      </w:r>
      <w:r w:rsidRPr="006D5D8A">
        <w:t>(3), 637–648. https://doi.org/10.1007/s00442-022-05213-9</w:t>
      </w:r>
    </w:p>
    <w:p w14:paraId="4BFCC2A8" w14:textId="77777777" w:rsidR="006D5D8A" w:rsidRPr="006D5D8A" w:rsidRDefault="006D5D8A" w:rsidP="006D5D8A">
      <w:pPr>
        <w:pStyle w:val="Bibliography"/>
      </w:pPr>
      <w:r w:rsidRPr="006D5D8A">
        <w:t xml:space="preserve">Naniwadekar, R., Chaplod, S., Datta, A., Rathore, A., &amp; Sridhar, H. (2019). Large frugivores matter: Insights from network and seed dispersal effectiveness approaches. </w:t>
      </w:r>
      <w:r w:rsidRPr="006D5D8A">
        <w:rPr>
          <w:i/>
          <w:iCs/>
        </w:rPr>
        <w:t>Journal of Animal Ecology</w:t>
      </w:r>
      <w:r w:rsidRPr="006D5D8A">
        <w:t xml:space="preserve">, </w:t>
      </w:r>
      <w:r w:rsidRPr="006D5D8A">
        <w:rPr>
          <w:i/>
          <w:iCs/>
        </w:rPr>
        <w:t>88</w:t>
      </w:r>
      <w:r w:rsidRPr="006D5D8A">
        <w:t>(8), 1250–1262. https://doi.org/10.1111/1365-2656.13005</w:t>
      </w:r>
    </w:p>
    <w:p w14:paraId="3AC480A5" w14:textId="77777777" w:rsidR="006D5D8A" w:rsidRPr="006D5D8A" w:rsidRDefault="006D5D8A" w:rsidP="006D5D8A">
      <w:pPr>
        <w:pStyle w:val="Bibliography"/>
      </w:pPr>
      <w:r w:rsidRPr="006D5D8A">
        <w:t xml:space="preserve">Palmer, T. M., Stanton, M. L., &amp; Young, T. P. (2003). Competition and Coexistence: Exploring Mechanisms That Restrict and Maintain Diversity within Mutualist Guilds. </w:t>
      </w:r>
      <w:r w:rsidRPr="006D5D8A">
        <w:rPr>
          <w:i/>
          <w:iCs/>
        </w:rPr>
        <w:t>The American Naturalist</w:t>
      </w:r>
      <w:r w:rsidRPr="006D5D8A">
        <w:t xml:space="preserve">, </w:t>
      </w:r>
      <w:r w:rsidRPr="006D5D8A">
        <w:rPr>
          <w:i/>
          <w:iCs/>
        </w:rPr>
        <w:t>162</w:t>
      </w:r>
      <w:r w:rsidRPr="006D5D8A">
        <w:t>(S4), S63–S79. https://doi.org/10.1086/378682</w:t>
      </w:r>
    </w:p>
    <w:p w14:paraId="1F881D13" w14:textId="77777777" w:rsidR="006D5D8A" w:rsidRPr="006D5D8A" w:rsidRDefault="006D5D8A" w:rsidP="006D5D8A">
      <w:pPr>
        <w:pStyle w:val="Bibliography"/>
      </w:pPr>
      <w:r w:rsidRPr="006D5D8A">
        <w:t xml:space="preserve">Pérez-Méndez, N., Jordano, P., García, C., &amp; Valido, A. (2016). The signatures of Anthropocene defaunation: Cascading effects of the seed dispersal collapse. </w:t>
      </w:r>
      <w:r w:rsidRPr="006D5D8A">
        <w:rPr>
          <w:i/>
          <w:iCs/>
        </w:rPr>
        <w:t>Scientific Reports</w:t>
      </w:r>
      <w:r w:rsidRPr="006D5D8A">
        <w:t xml:space="preserve">, </w:t>
      </w:r>
      <w:r w:rsidRPr="006D5D8A">
        <w:rPr>
          <w:i/>
          <w:iCs/>
        </w:rPr>
        <w:t>6</w:t>
      </w:r>
      <w:r w:rsidRPr="006D5D8A">
        <w:t>(1), Article 1. https://doi.org/10.1038/srep24820</w:t>
      </w:r>
    </w:p>
    <w:p w14:paraId="43D0214B" w14:textId="77777777" w:rsidR="006D5D8A" w:rsidRPr="006D5D8A" w:rsidRDefault="006D5D8A" w:rsidP="006D5D8A">
      <w:pPr>
        <w:pStyle w:val="Bibliography"/>
      </w:pPr>
      <w:r w:rsidRPr="006D5D8A">
        <w:t xml:space="preserve">Plue, J., Van Calster, H., Auestad, I., Basto, S., Bekker, R. M., Bruun, H. H., Chevalier, R., Decocq, G., Grandin, U., Hermy, M., Jacquemyn, H., Jakobsson, A., Jankowska-Błaszczuk, M., Kalamees, R., Koch, M. A., Marrs, R. H., Marteinsdóttir, B., Milberg, P., Måren, I. E., … Auffret, A. G. (2021). Buffering effects of soil seed banks on plant community composition in response to land use and climate. </w:t>
      </w:r>
      <w:r w:rsidRPr="006D5D8A">
        <w:rPr>
          <w:i/>
          <w:iCs/>
        </w:rPr>
        <w:t>Global Ecology and Biogeography</w:t>
      </w:r>
      <w:r w:rsidRPr="006D5D8A">
        <w:t xml:space="preserve">, </w:t>
      </w:r>
      <w:r w:rsidRPr="006D5D8A">
        <w:rPr>
          <w:i/>
          <w:iCs/>
        </w:rPr>
        <w:t>30</w:t>
      </w:r>
      <w:r w:rsidRPr="006D5D8A">
        <w:t>(1), 128–139. https://doi.org/10.1111/geb.13201</w:t>
      </w:r>
    </w:p>
    <w:p w14:paraId="229A0759" w14:textId="77777777" w:rsidR="006D5D8A" w:rsidRPr="006D5D8A" w:rsidRDefault="006D5D8A" w:rsidP="006D5D8A">
      <w:pPr>
        <w:pStyle w:val="Bibliography"/>
      </w:pPr>
      <w:r w:rsidRPr="006D5D8A">
        <w:t xml:space="preserve">Powers, R. P., &amp; Jetz, W. (2019). Global habitat loss and extinction risk of terrestrial vertebrates under future land-use-change scenarios. </w:t>
      </w:r>
      <w:r w:rsidRPr="006D5D8A">
        <w:rPr>
          <w:i/>
          <w:iCs/>
        </w:rPr>
        <w:t>Nature Climate Change</w:t>
      </w:r>
      <w:r w:rsidRPr="006D5D8A">
        <w:t xml:space="preserve">, </w:t>
      </w:r>
      <w:r w:rsidRPr="006D5D8A">
        <w:rPr>
          <w:i/>
          <w:iCs/>
        </w:rPr>
        <w:t>9</w:t>
      </w:r>
      <w:r w:rsidRPr="006D5D8A">
        <w:t>(4), 323–329. https://doi.org/10.1038/s41558-019-0406-z</w:t>
      </w:r>
    </w:p>
    <w:p w14:paraId="0A18B7A7" w14:textId="77777777" w:rsidR="006D5D8A" w:rsidRPr="006D5D8A" w:rsidRDefault="006D5D8A" w:rsidP="006D5D8A">
      <w:pPr>
        <w:pStyle w:val="Bibliography"/>
      </w:pPr>
      <w:r w:rsidRPr="006D5D8A">
        <w:t xml:space="preserve">R Core Team. (2019). </w:t>
      </w:r>
      <w:r w:rsidRPr="006D5D8A">
        <w:rPr>
          <w:i/>
          <w:iCs/>
        </w:rPr>
        <w:t>R: The R Project for Statistical Computing</w:t>
      </w:r>
      <w:r w:rsidRPr="006D5D8A">
        <w:t>. https://www.r-project.org/</w:t>
      </w:r>
    </w:p>
    <w:p w14:paraId="714A3EBB" w14:textId="77777777" w:rsidR="006D5D8A" w:rsidRPr="006D5D8A" w:rsidRDefault="006D5D8A" w:rsidP="006D5D8A">
      <w:pPr>
        <w:pStyle w:val="Bibliography"/>
      </w:pPr>
      <w:r w:rsidRPr="006D5D8A">
        <w:lastRenderedPageBreak/>
        <w:t xml:space="preserve">Ricklefs, R. (2005). </w:t>
      </w:r>
      <w:r w:rsidRPr="006D5D8A">
        <w:rPr>
          <w:i/>
          <w:iCs/>
        </w:rPr>
        <w:t>The Economy of Nature, 6th edition</w:t>
      </w:r>
      <w:r w:rsidRPr="006D5D8A">
        <w:t>. WH Freeman, USA.</w:t>
      </w:r>
    </w:p>
    <w:p w14:paraId="48558D8F" w14:textId="77777777" w:rsidR="006D5D8A" w:rsidRPr="006D5D8A" w:rsidRDefault="006D5D8A" w:rsidP="006D5D8A">
      <w:pPr>
        <w:pStyle w:val="Bibliography"/>
      </w:pPr>
      <w:r w:rsidRPr="006D5D8A">
        <w:t xml:space="preserve">Rico-Gray, V. (1993). Use of Plant-Derived Food Resources by Ants in the Dry Tropical Lowlands of Coastal Veracruz, Mexico. </w:t>
      </w:r>
      <w:r w:rsidRPr="006D5D8A">
        <w:rPr>
          <w:i/>
          <w:iCs/>
        </w:rPr>
        <w:t>Biotropica</w:t>
      </w:r>
      <w:r w:rsidRPr="006D5D8A">
        <w:t xml:space="preserve">, </w:t>
      </w:r>
      <w:r w:rsidRPr="006D5D8A">
        <w:rPr>
          <w:i/>
          <w:iCs/>
        </w:rPr>
        <w:t>25</w:t>
      </w:r>
      <w:r w:rsidRPr="006D5D8A">
        <w:t>(3), 301–315. https://doi.org/10.2307/2388788</w:t>
      </w:r>
    </w:p>
    <w:p w14:paraId="15248A15" w14:textId="77777777" w:rsidR="006D5D8A" w:rsidRPr="006D5D8A" w:rsidRDefault="006D5D8A" w:rsidP="006D5D8A">
      <w:pPr>
        <w:pStyle w:val="Bibliography"/>
      </w:pPr>
      <w:r w:rsidRPr="006D5D8A">
        <w:t xml:space="preserve">Rodríguez-Pérez, J., García, D., &amp; Martínez, D. (2014). Spatial networks of fleshy-fruited trees drive the flow of avian seed dispersal through a landscape. </w:t>
      </w:r>
      <w:r w:rsidRPr="006D5D8A">
        <w:rPr>
          <w:i/>
          <w:iCs/>
        </w:rPr>
        <w:t>Functional Ecology</w:t>
      </w:r>
      <w:r w:rsidRPr="006D5D8A">
        <w:t xml:space="preserve">, </w:t>
      </w:r>
      <w:r w:rsidRPr="006D5D8A">
        <w:rPr>
          <w:i/>
          <w:iCs/>
        </w:rPr>
        <w:t>28</w:t>
      </w:r>
      <w:r w:rsidRPr="006D5D8A">
        <w:t>(4), 990–998. https://doi.org/10.1111/1365-2435.12276</w:t>
      </w:r>
    </w:p>
    <w:p w14:paraId="35D20705" w14:textId="77777777" w:rsidR="006D5D8A" w:rsidRPr="006D5D8A" w:rsidRDefault="006D5D8A" w:rsidP="006D5D8A">
      <w:pPr>
        <w:pStyle w:val="Bibliography"/>
      </w:pPr>
      <w:r w:rsidRPr="006D5D8A">
        <w:t xml:space="preserve">Rumeu, B., Devoto, M., Traveset, A., Olesen, J. M., Vargas, P., Nogales, M., &amp; Heleno, R. (2017). Predicting the consequences of disperser extinction: Richness matters the most when abundance is low. </w:t>
      </w:r>
      <w:r w:rsidRPr="006D5D8A">
        <w:rPr>
          <w:i/>
          <w:iCs/>
        </w:rPr>
        <w:t>Functional Ecology</w:t>
      </w:r>
      <w:r w:rsidRPr="006D5D8A">
        <w:t xml:space="preserve">, </w:t>
      </w:r>
      <w:r w:rsidRPr="006D5D8A">
        <w:rPr>
          <w:i/>
          <w:iCs/>
        </w:rPr>
        <w:t>31</w:t>
      </w:r>
      <w:r w:rsidRPr="006D5D8A">
        <w:t>(10), 1910–1920. https://doi.org/10.1111/1365-2435.12897</w:t>
      </w:r>
    </w:p>
    <w:p w14:paraId="556417EB" w14:textId="77777777" w:rsidR="006D5D8A" w:rsidRPr="006D5D8A" w:rsidRDefault="006D5D8A" w:rsidP="006D5D8A">
      <w:pPr>
        <w:pStyle w:val="Bibliography"/>
      </w:pPr>
      <w:r w:rsidRPr="006D5D8A">
        <w:t xml:space="preserve">Schmidt, K. A. (2003). Linking frequencies of acorn masting in temperate forests to long-term population growth rates in a songbird: The veery (Catharus fuscescens). </w:t>
      </w:r>
      <w:r w:rsidRPr="006D5D8A">
        <w:rPr>
          <w:i/>
          <w:iCs/>
        </w:rPr>
        <w:t>Oikos</w:t>
      </w:r>
      <w:r w:rsidRPr="006D5D8A">
        <w:t xml:space="preserve">, </w:t>
      </w:r>
      <w:r w:rsidRPr="006D5D8A">
        <w:rPr>
          <w:i/>
          <w:iCs/>
        </w:rPr>
        <w:t>103</w:t>
      </w:r>
      <w:r w:rsidRPr="006D5D8A">
        <w:t>(3), 548–558. https://doi.org/10.1034/j.1600-0706.2003.12462.x</w:t>
      </w:r>
    </w:p>
    <w:p w14:paraId="7BF668AF" w14:textId="77777777" w:rsidR="006D5D8A" w:rsidRPr="006D5D8A" w:rsidRDefault="006D5D8A" w:rsidP="006D5D8A">
      <w:pPr>
        <w:pStyle w:val="Bibliography"/>
      </w:pPr>
      <w:r w:rsidRPr="006D5D8A">
        <w:t xml:space="preserve">Schupp, E. W., Zwolak, R., Jones, L. R., Snell, R. S., Beckman, N. G., Aslan, C., Cavazos, B. R., Effiom, E., Fricke, E. C., Montaño-Centellas, F., Poulsen, J., Razafindratsima, O. H., Sandor, M. E., &amp; Shea, K. (2019). Intrinsic and extrinsic drivers of intraspecific variation in seed dispersal are diverse and pervasive. </w:t>
      </w:r>
      <w:r w:rsidRPr="006D5D8A">
        <w:rPr>
          <w:i/>
          <w:iCs/>
        </w:rPr>
        <w:t>AoB PLANTS</w:t>
      </w:r>
      <w:r w:rsidRPr="006D5D8A">
        <w:t xml:space="preserve">, </w:t>
      </w:r>
      <w:r w:rsidRPr="006D5D8A">
        <w:rPr>
          <w:i/>
          <w:iCs/>
        </w:rPr>
        <w:t>11</w:t>
      </w:r>
      <w:r w:rsidRPr="006D5D8A">
        <w:t>(6). https://doi.org/10.1093/aobpla/plz067</w:t>
      </w:r>
    </w:p>
    <w:p w14:paraId="371B0B5E" w14:textId="77777777" w:rsidR="006D5D8A" w:rsidRPr="006D5D8A" w:rsidRDefault="006D5D8A" w:rsidP="006D5D8A">
      <w:pPr>
        <w:pStyle w:val="Bibliography"/>
      </w:pPr>
      <w:r w:rsidRPr="006D5D8A">
        <w:t xml:space="preserve">Spiegel, O., &amp; Nathan, R. (2010). Incorporating density dependence into the directed-dispersal hypothesis. </w:t>
      </w:r>
      <w:r w:rsidRPr="006D5D8A">
        <w:rPr>
          <w:i/>
          <w:iCs/>
        </w:rPr>
        <w:t>Ecology</w:t>
      </w:r>
      <w:r w:rsidRPr="006D5D8A">
        <w:t xml:space="preserve">, </w:t>
      </w:r>
      <w:r w:rsidRPr="006D5D8A">
        <w:rPr>
          <w:i/>
          <w:iCs/>
        </w:rPr>
        <w:t>91</w:t>
      </w:r>
      <w:r w:rsidRPr="006D5D8A">
        <w:t>(5), 1538–1548. https://doi.org/10.1890/09-1166.1</w:t>
      </w:r>
    </w:p>
    <w:p w14:paraId="238FF07D" w14:textId="77777777" w:rsidR="006D5D8A" w:rsidRPr="006D5D8A" w:rsidRDefault="006D5D8A" w:rsidP="006D5D8A">
      <w:pPr>
        <w:pStyle w:val="Bibliography"/>
      </w:pPr>
      <w:r w:rsidRPr="006D5D8A">
        <w:lastRenderedPageBreak/>
        <w:t xml:space="preserve">Spooner, F. E. B., Pearson, R. G., &amp; Freeman, R. (2018). Rapid warming is associated with population decline among terrestrial birds and mammals globally. </w:t>
      </w:r>
      <w:r w:rsidRPr="006D5D8A">
        <w:rPr>
          <w:i/>
          <w:iCs/>
        </w:rPr>
        <w:t>Global Change Biology</w:t>
      </w:r>
      <w:r w:rsidRPr="006D5D8A">
        <w:t xml:space="preserve">, </w:t>
      </w:r>
      <w:r w:rsidRPr="006D5D8A">
        <w:rPr>
          <w:i/>
          <w:iCs/>
        </w:rPr>
        <w:t>24</w:t>
      </w:r>
      <w:r w:rsidRPr="006D5D8A">
        <w:t>(10), 4521–4531. https://doi.org/10.1111/gcb.14361</w:t>
      </w:r>
    </w:p>
    <w:p w14:paraId="6409AEFE" w14:textId="77777777" w:rsidR="006D5D8A" w:rsidRPr="006D5D8A" w:rsidRDefault="006D5D8A" w:rsidP="006D5D8A">
      <w:pPr>
        <w:pStyle w:val="Bibliography"/>
      </w:pPr>
      <w:r w:rsidRPr="006D5D8A">
        <w:t xml:space="preserve">Srivastava, D. S., Cadotte, M. W., MacDonald, A. A. M., Marushia, R. G., &amp; Mirotchnick, N. (2012). Phylogenetic diversity and the functioning of ecosystems. </w:t>
      </w:r>
      <w:r w:rsidRPr="006D5D8A">
        <w:rPr>
          <w:i/>
          <w:iCs/>
        </w:rPr>
        <w:t>Ecology Letters</w:t>
      </w:r>
      <w:r w:rsidRPr="006D5D8A">
        <w:t xml:space="preserve">, </w:t>
      </w:r>
      <w:r w:rsidRPr="006D5D8A">
        <w:rPr>
          <w:i/>
          <w:iCs/>
        </w:rPr>
        <w:t>15</w:t>
      </w:r>
      <w:r w:rsidRPr="006D5D8A">
        <w:t>(7), 637–648. https://doi.org/10.1111/j.1461-0248.2012.01795.x</w:t>
      </w:r>
    </w:p>
    <w:p w14:paraId="628B4054" w14:textId="77777777" w:rsidR="006D5D8A" w:rsidRPr="006D5D8A" w:rsidRDefault="006D5D8A" w:rsidP="006D5D8A">
      <w:pPr>
        <w:pStyle w:val="Bibliography"/>
      </w:pPr>
      <w:r w:rsidRPr="006D5D8A">
        <w:t xml:space="preserve">Stanton, M. L. (2003). Interacting Guilds: Moving beyond the Pairwise Perspective on Mutualisms. </w:t>
      </w:r>
      <w:r w:rsidRPr="006D5D8A">
        <w:rPr>
          <w:i/>
          <w:iCs/>
        </w:rPr>
        <w:t>The American Naturalist</w:t>
      </w:r>
      <w:r w:rsidRPr="006D5D8A">
        <w:t xml:space="preserve">, </w:t>
      </w:r>
      <w:r w:rsidRPr="006D5D8A">
        <w:rPr>
          <w:i/>
          <w:iCs/>
        </w:rPr>
        <w:t>162</w:t>
      </w:r>
      <w:r w:rsidRPr="006D5D8A">
        <w:t>(S4), S10–S23. https://doi.org/10.1086/378646</w:t>
      </w:r>
    </w:p>
    <w:p w14:paraId="132FD29A" w14:textId="77777777" w:rsidR="006D5D8A" w:rsidRPr="006D5D8A" w:rsidRDefault="006D5D8A" w:rsidP="006D5D8A">
      <w:pPr>
        <w:pStyle w:val="Bibliography"/>
      </w:pPr>
      <w:r w:rsidRPr="006D5D8A">
        <w:t xml:space="preserve">Stiles, E. W. (1980). Patterns of Fruit Presentation and Seed Dispersal in Bird-Disseminated Woody Plants in the Eastern Deciduous Forest. </w:t>
      </w:r>
      <w:r w:rsidRPr="006D5D8A">
        <w:rPr>
          <w:i/>
          <w:iCs/>
        </w:rPr>
        <w:t>The American Naturalist</w:t>
      </w:r>
      <w:r w:rsidRPr="006D5D8A">
        <w:t xml:space="preserve">, </w:t>
      </w:r>
      <w:r w:rsidRPr="006D5D8A">
        <w:rPr>
          <w:i/>
          <w:iCs/>
        </w:rPr>
        <w:t>116</w:t>
      </w:r>
      <w:r w:rsidRPr="006D5D8A">
        <w:t>(5), 670–688. https://doi.org/10.1086/283657</w:t>
      </w:r>
    </w:p>
    <w:p w14:paraId="2CAF09A1" w14:textId="77777777" w:rsidR="006D5D8A" w:rsidRPr="006D5D8A" w:rsidRDefault="006D5D8A" w:rsidP="006D5D8A">
      <w:pPr>
        <w:pStyle w:val="Bibliography"/>
      </w:pPr>
      <w:r w:rsidRPr="006D5D8A">
        <w:t xml:space="preserve">Verdu, M., &amp; Garcia-Fayos, P. (1996). Nucleation Processes in a Mediterranean Bird-Dispersed Plant. </w:t>
      </w:r>
      <w:r w:rsidRPr="006D5D8A">
        <w:rPr>
          <w:i/>
          <w:iCs/>
        </w:rPr>
        <w:t>Functional Ecology</w:t>
      </w:r>
      <w:r w:rsidRPr="006D5D8A">
        <w:t xml:space="preserve">, </w:t>
      </w:r>
      <w:r w:rsidRPr="006D5D8A">
        <w:rPr>
          <w:i/>
          <w:iCs/>
        </w:rPr>
        <w:t>10</w:t>
      </w:r>
      <w:r w:rsidRPr="006D5D8A">
        <w:t>(2), 275–280. https://doi.org/10.2307/2389853</w:t>
      </w:r>
    </w:p>
    <w:p w14:paraId="52113B5B" w14:textId="77777777" w:rsidR="006D5D8A" w:rsidRPr="006D5D8A" w:rsidRDefault="006D5D8A" w:rsidP="006D5D8A">
      <w:pPr>
        <w:pStyle w:val="Bibliography"/>
      </w:pPr>
      <w:r w:rsidRPr="006D5D8A">
        <w:t xml:space="preserve">Wang, S., &amp; Loreau, M. (2016). Biodiversity and ecosystem stability across scales in metacommunities. </w:t>
      </w:r>
      <w:r w:rsidRPr="006D5D8A">
        <w:rPr>
          <w:i/>
          <w:iCs/>
        </w:rPr>
        <w:t>Ecology Letters</w:t>
      </w:r>
      <w:r w:rsidRPr="006D5D8A">
        <w:t xml:space="preserve">, </w:t>
      </w:r>
      <w:r w:rsidRPr="006D5D8A">
        <w:rPr>
          <w:i/>
          <w:iCs/>
        </w:rPr>
        <w:t>19</w:t>
      </w:r>
      <w:r w:rsidRPr="006D5D8A">
        <w:t>(5), 510–518. https://doi.org/10.1111/ele.12582</w:t>
      </w:r>
    </w:p>
    <w:p w14:paraId="7A1EF20A" w14:textId="77777777" w:rsidR="006D5D8A" w:rsidRPr="006D5D8A" w:rsidRDefault="006D5D8A" w:rsidP="006D5D8A">
      <w:pPr>
        <w:pStyle w:val="Bibliography"/>
      </w:pPr>
      <w:r w:rsidRPr="006D5D8A">
        <w:t xml:space="preserve">Wang, Y., Naumann, U., Eddelbuettel, D., Wilshire, J., Warton, D., Byrnes, J., Silva, R. dos S., Niku, J., Renner, I., &amp; Wright, S. (2022). </w:t>
      </w:r>
      <w:r w:rsidRPr="006D5D8A">
        <w:rPr>
          <w:i/>
          <w:iCs/>
        </w:rPr>
        <w:t>mvabund: Statistical Methods for Analysing Multivariate Abundance Data</w:t>
      </w:r>
      <w:r w:rsidRPr="006D5D8A">
        <w:t xml:space="preserve"> (4.2.1). https://CRAN.R-project.org/package=mvabund</w:t>
      </w:r>
    </w:p>
    <w:p w14:paraId="10385DA0" w14:textId="77777777" w:rsidR="006D5D8A" w:rsidRPr="006D5D8A" w:rsidRDefault="006D5D8A" w:rsidP="006D5D8A">
      <w:pPr>
        <w:pStyle w:val="Bibliography"/>
      </w:pPr>
      <w:r w:rsidRPr="006D5D8A">
        <w:t xml:space="preserve">Wickham, H., Averick, M., Bryan, J., Chang, W., McGowan, L. D., François, R., Grolemund, G., Hayes, A., Henry, L., Hester, J., Kuhn, M., Pedersen, T. L., Miller, E., Bache, S. M., Müller, K., Ooms, J., Robinson, D., Seidel, D. P., Spinu, V., … Yutani, H. (2019). Welcome to the </w:t>
      </w:r>
      <w:r w:rsidRPr="006D5D8A">
        <w:lastRenderedPageBreak/>
        <w:t xml:space="preserve">Tidyverse. </w:t>
      </w:r>
      <w:r w:rsidRPr="006D5D8A">
        <w:rPr>
          <w:i/>
          <w:iCs/>
        </w:rPr>
        <w:t>Journal of Open Source Software</w:t>
      </w:r>
      <w:r w:rsidRPr="006D5D8A">
        <w:t xml:space="preserve">, </w:t>
      </w:r>
      <w:r w:rsidRPr="006D5D8A">
        <w:rPr>
          <w:i/>
          <w:iCs/>
        </w:rPr>
        <w:t>4</w:t>
      </w:r>
      <w:r w:rsidRPr="006D5D8A">
        <w:t>(43), 1686. https://doi.org/10.21105/joss.01686</w:t>
      </w:r>
    </w:p>
    <w:p w14:paraId="5D6C7D7E" w14:textId="77777777" w:rsidR="006D5D8A" w:rsidRPr="006D5D8A" w:rsidRDefault="006D5D8A" w:rsidP="006D5D8A">
      <w:pPr>
        <w:pStyle w:val="Bibliography"/>
      </w:pPr>
      <w:r w:rsidRPr="006D5D8A">
        <w:t xml:space="preserve">Wootton, J. T. (2002). Indirect effects in complex ecosystems: Recent progress and future challenges. </w:t>
      </w:r>
      <w:r w:rsidRPr="006D5D8A">
        <w:rPr>
          <w:i/>
          <w:iCs/>
        </w:rPr>
        <w:t>Journal of Sea Research</w:t>
      </w:r>
      <w:r w:rsidRPr="006D5D8A">
        <w:t xml:space="preserve">, </w:t>
      </w:r>
      <w:r w:rsidRPr="006D5D8A">
        <w:rPr>
          <w:i/>
          <w:iCs/>
        </w:rPr>
        <w:t>48</w:t>
      </w:r>
      <w:r w:rsidRPr="006D5D8A">
        <w:t>(2), 157–172. https://doi.org/10.1016/S1385-1101(02)00149-1</w:t>
      </w:r>
    </w:p>
    <w:p w14:paraId="261737B9" w14:textId="77777777" w:rsidR="006D5D8A" w:rsidRPr="006D5D8A" w:rsidRDefault="006D5D8A" w:rsidP="006D5D8A">
      <w:pPr>
        <w:pStyle w:val="Bibliography"/>
      </w:pPr>
      <w:r w:rsidRPr="006D5D8A">
        <w:t xml:space="preserve">Worm, B., Barbier, E. B., Beaumont, N., Duffy, J. E., Folke, C., Halpern, B. S., Jackson, J. B. C., Lotze, H. K., Micheli, F., Palumbi, S. R., Sala, E., Selkoe, K. A., Stachowicz, J. J., &amp; Watson, R. (2006). Impacts of Biodiversity Loss on Ocean Ecosystem Services. </w:t>
      </w:r>
      <w:r w:rsidRPr="006D5D8A">
        <w:rPr>
          <w:i/>
          <w:iCs/>
        </w:rPr>
        <w:t>Science</w:t>
      </w:r>
      <w:r w:rsidRPr="006D5D8A">
        <w:t>. https://doi.org/10.1126/science.1132294</w:t>
      </w:r>
    </w:p>
    <w:p w14:paraId="63C16BBA" w14:textId="77777777" w:rsidR="006D5D8A" w:rsidRPr="006D5D8A" w:rsidRDefault="006D5D8A" w:rsidP="006D5D8A">
      <w:pPr>
        <w:pStyle w:val="Bibliography"/>
      </w:pPr>
      <w:r w:rsidRPr="006D5D8A">
        <w:t xml:space="preserve">Zamora, R. (2000). Functional Equivalence in Plant-Animal Interactions: Ecological and Evolutionary Consequences. </w:t>
      </w:r>
      <w:r w:rsidRPr="006D5D8A">
        <w:rPr>
          <w:i/>
          <w:iCs/>
        </w:rPr>
        <w:t>Oikos</w:t>
      </w:r>
      <w:r w:rsidRPr="006D5D8A">
        <w:t xml:space="preserve">, </w:t>
      </w:r>
      <w:r w:rsidRPr="006D5D8A">
        <w:rPr>
          <w:i/>
          <w:iCs/>
        </w:rPr>
        <w:t>88</w:t>
      </w:r>
      <w:r w:rsidRPr="006D5D8A">
        <w:t>(2), 442–447.</w:t>
      </w:r>
    </w:p>
    <w:p w14:paraId="0E4EAF44" w14:textId="77777777" w:rsidR="006D5D8A" w:rsidRPr="006D5D8A" w:rsidRDefault="006D5D8A" w:rsidP="006D5D8A">
      <w:pPr>
        <w:pStyle w:val="Bibliography"/>
      </w:pPr>
      <w:r w:rsidRPr="006D5D8A">
        <w:t xml:space="preserve">Zwolak, R. (2017). How intraspecific variation in seed-dispersing animals matters for plants. </w:t>
      </w:r>
      <w:r w:rsidRPr="006D5D8A">
        <w:rPr>
          <w:i/>
          <w:iCs/>
        </w:rPr>
        <w:t>Biological Reviews</w:t>
      </w:r>
      <w:r w:rsidRPr="006D5D8A">
        <w:t xml:space="preserve">, </w:t>
      </w:r>
      <w:r w:rsidRPr="006D5D8A">
        <w:rPr>
          <w:i/>
          <w:iCs/>
        </w:rPr>
        <w:t>93</w:t>
      </w:r>
      <w:r w:rsidRPr="006D5D8A">
        <w:t>(2), 897–913. https://doi.org/10.1111/brv.12377</w:t>
      </w:r>
    </w:p>
    <w:p w14:paraId="4FC585C9" w14:textId="723989D4" w:rsidR="00254BCB" w:rsidRPr="00194654" w:rsidRDefault="00254BCB" w:rsidP="0006199B">
      <w:pPr>
        <w:snapToGrid w:val="0"/>
        <w:spacing w:line="480" w:lineRule="auto"/>
        <w:rPr>
          <w:rFonts w:cstheme="minorHAnsi"/>
          <w:b/>
          <w:bCs/>
          <w:lang w:val="en-GB"/>
        </w:rPr>
      </w:pPr>
      <w:r>
        <w:rPr>
          <w:rFonts w:cstheme="minorHAnsi"/>
          <w:b/>
          <w:bCs/>
          <w:lang w:val="en-GB"/>
        </w:rPr>
        <w:fldChar w:fldCharType="end"/>
      </w:r>
    </w:p>
    <w:p w14:paraId="7DE11323" w14:textId="6F95F5E4" w:rsidR="00540164" w:rsidRDefault="00540164" w:rsidP="00540164">
      <w:pPr>
        <w:snapToGrid w:val="0"/>
        <w:spacing w:line="480" w:lineRule="auto"/>
        <w:jc w:val="center"/>
        <w:rPr>
          <w:rFonts w:cstheme="minorHAnsi"/>
          <w:b/>
          <w:bCs/>
          <w:lang w:val="en-GB"/>
        </w:rPr>
      </w:pPr>
      <w:r>
        <w:rPr>
          <w:rFonts w:cstheme="minorHAnsi"/>
          <w:b/>
          <w:bCs/>
          <w:noProof/>
          <w:lang w:val="en-GB"/>
        </w:rPr>
        <w:lastRenderedPageBreak/>
        <w:drawing>
          <wp:inline distT="0" distB="0" distL="0" distR="0" wp14:anchorId="520A2A92" wp14:editId="055B1AA1">
            <wp:extent cx="5782841" cy="6806301"/>
            <wp:effectExtent l="50800" t="50800" r="46990" b="520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12">
                      <a:extLst>
                        <a:ext uri="{28A0092B-C50C-407E-A947-70E740481C1C}">
                          <a14:useLocalDpi xmlns:a14="http://schemas.microsoft.com/office/drawing/2010/main" val="0"/>
                        </a:ext>
                      </a:extLst>
                    </a:blip>
                    <a:srcRect l="26236" t="1277" r="26583"/>
                    <a:stretch/>
                  </pic:blipFill>
                  <pic:spPr bwMode="auto">
                    <a:xfrm>
                      <a:off x="0" y="0"/>
                      <a:ext cx="5794527" cy="6820055"/>
                    </a:xfrm>
                    <a:prstGeom prst="rect">
                      <a:avLst/>
                    </a:prstGeom>
                    <a:ln w="50800" cap="flat" cmpd="sng" algn="ctr">
                      <a:solidFill>
                        <a:prstClr val="black"/>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D27648" w14:textId="146D3DAE" w:rsidR="00DF22ED" w:rsidRDefault="00DF22ED" w:rsidP="00DF22ED">
      <w:pPr>
        <w:rPr>
          <w:lang w:val="en-GB"/>
        </w:rPr>
      </w:pPr>
      <w:r w:rsidRPr="7AF1EB56">
        <w:rPr>
          <w:b/>
          <w:bCs/>
          <w:lang w:val="en-GB"/>
        </w:rPr>
        <w:t xml:space="preserve">Figure </w:t>
      </w:r>
      <w:r>
        <w:rPr>
          <w:b/>
          <w:bCs/>
          <w:lang w:val="en-GB"/>
        </w:rPr>
        <w:t>1</w:t>
      </w:r>
      <w:r w:rsidRPr="7AF1EB56">
        <w:rPr>
          <w:b/>
          <w:bCs/>
          <w:lang w:val="en-GB"/>
        </w:rPr>
        <w:t xml:space="preserve">. Experiment 2 trap design. </w:t>
      </w:r>
      <w:r w:rsidRPr="0049068F">
        <w:rPr>
          <w:lang w:val="en-GB"/>
        </w:rPr>
        <w:t>(A)</w:t>
      </w:r>
      <w:r>
        <w:rPr>
          <w:b/>
          <w:bCs/>
          <w:lang w:val="en-GB"/>
        </w:rPr>
        <w:t xml:space="preserve"> </w:t>
      </w:r>
      <w:r w:rsidRPr="7AF1EB56">
        <w:rPr>
          <w:lang w:val="en-GB"/>
        </w:rPr>
        <w:t>We designe</w:t>
      </w:r>
      <w:r>
        <w:rPr>
          <w:lang w:val="en-GB"/>
        </w:rPr>
        <w:t xml:space="preserve">d and constructed seed traps to capture seeds deposited by vectors attracted to food resources inside bird feeders. Each seed trap was equipped with a camera trap to monitor wildlife use. (B) Each bird feeder was filled with 4 cups of food resources, except for control treatments. Resources stocked in each feeder were assigned using a random generator and were measured using </w:t>
      </w:r>
      <w:ins w:id="1342" w:author="Tyler Steven Coleman" w:date="2022-12-08T11:27:00Z">
        <w:r w:rsidR="003116B8">
          <w:rPr>
            <w:lang w:val="en-GB"/>
          </w:rPr>
          <w:t xml:space="preserve">standard </w:t>
        </w:r>
      </w:ins>
      <w:r>
        <w:rPr>
          <w:lang w:val="en-GB"/>
        </w:rPr>
        <w:t>measuring cups.</w:t>
      </w:r>
    </w:p>
    <w:p w14:paraId="5528EB35" w14:textId="3DEA6FDE" w:rsidR="00540164" w:rsidRDefault="00540164" w:rsidP="00581E34">
      <w:pPr>
        <w:snapToGrid w:val="0"/>
        <w:spacing w:line="480" w:lineRule="auto"/>
        <w:rPr>
          <w:rFonts w:cstheme="minorHAnsi"/>
          <w:b/>
          <w:bCs/>
          <w:lang w:val="en-GB"/>
        </w:rPr>
      </w:pPr>
      <w:r>
        <w:rPr>
          <w:rFonts w:cstheme="minorHAnsi"/>
          <w:b/>
          <w:bCs/>
          <w:lang w:val="en-GB"/>
        </w:rPr>
        <w:br w:type="page"/>
      </w:r>
    </w:p>
    <w:p w14:paraId="5C476461" w14:textId="3CC5F200" w:rsidR="00540164" w:rsidRDefault="00540164" w:rsidP="00540164">
      <w:pPr>
        <w:snapToGrid w:val="0"/>
        <w:spacing w:line="480" w:lineRule="auto"/>
        <w:jc w:val="center"/>
        <w:rPr>
          <w:rFonts w:cstheme="minorHAnsi"/>
          <w:b/>
          <w:bCs/>
          <w:lang w:val="en-GB"/>
        </w:rPr>
      </w:pPr>
      <w:r>
        <w:rPr>
          <w:rFonts w:cstheme="minorHAnsi"/>
          <w:noProof/>
          <w:lang w:val="en-GB"/>
        </w:rPr>
        <w:lastRenderedPageBreak/>
        <mc:AlternateContent>
          <mc:Choice Requires="wps">
            <w:drawing>
              <wp:anchor distT="0" distB="0" distL="114300" distR="114300" simplePos="0" relativeHeight="251664384" behindDoc="0" locked="0" layoutInCell="1" allowOverlap="1" wp14:anchorId="10E1B754" wp14:editId="1EA1871A">
                <wp:simplePos x="0" y="0"/>
                <wp:positionH relativeFrom="column">
                  <wp:posOffset>4004800</wp:posOffset>
                </wp:positionH>
                <wp:positionV relativeFrom="paragraph">
                  <wp:posOffset>162046</wp:posOffset>
                </wp:positionV>
                <wp:extent cx="995423" cy="335666"/>
                <wp:effectExtent l="0" t="0" r="0" b="0"/>
                <wp:wrapNone/>
                <wp:docPr id="32" name="Text Box 32"/>
                <wp:cNvGraphicFramePr/>
                <a:graphic xmlns:a="http://schemas.openxmlformats.org/drawingml/2006/main">
                  <a:graphicData uri="http://schemas.microsoft.com/office/word/2010/wordprocessingShape">
                    <wps:wsp>
                      <wps:cNvSpPr txBox="1"/>
                      <wps:spPr>
                        <a:xfrm>
                          <a:off x="0" y="0"/>
                          <a:ext cx="995423" cy="335666"/>
                        </a:xfrm>
                        <a:prstGeom prst="rect">
                          <a:avLst/>
                        </a:prstGeom>
                        <a:noFill/>
                        <a:ln w="6350">
                          <a:noFill/>
                        </a:ln>
                      </wps:spPr>
                      <wps:txbx>
                        <w:txbxContent>
                          <w:p w14:paraId="1F87EE19" w14:textId="77777777" w:rsidR="00540164" w:rsidRDefault="00540164" w:rsidP="00540164">
                            <w:r>
                              <w:t>p &lt; 0.001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sk="http://schemas.microsoft.com/office/drawing/2018/sketchyshapes" xmlns:a14="http://schemas.microsoft.com/office/drawing/2010/main" xmlns:pic="http://schemas.openxmlformats.org/drawingml/2006/picture" xmlns:a="http://schemas.openxmlformats.org/drawingml/2006/main">
            <w:pict>
              <v:shapetype id="_x0000_t202" coordsize="21600,21600" o:spt="202" path="m,l,21600r21600,l21600,xe" w14:anchorId="10E1B754">
                <v:stroke joinstyle="miter"/>
                <v:path gradientshapeok="t" o:connecttype="rect"/>
              </v:shapetype>
              <v:shape id="Text Box 32" style="position:absolute;left:0;text-align:left;margin-left:315.35pt;margin-top:12.75pt;width:78.4pt;height:26.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6"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">
                <v:textbox>
                  <w:txbxContent>
                    <w:p w:rsidR="00540164" w:rsidP="00540164" w:rsidRDefault="00540164" w14:paraId="1F87EE19" w14:textId="77777777">
                      <w:r>
                        <w:t>p &lt; 0.001</w:t>
                      </w:r>
                    </w:p>
                  </w:txbxContent>
                </v:textbox>
              </v:shape>
            </w:pict>
          </mc:Fallback>
        </mc:AlternateContent>
      </w:r>
      <w:r w:rsidRPr="00194654">
        <w:rPr>
          <w:rFonts w:cstheme="minorHAnsi"/>
          <w:noProof/>
          <w:lang w:val="en-GB"/>
        </w:rPr>
        <w:drawing>
          <wp:inline distT="0" distB="0" distL="0" distR="0" wp14:anchorId="49BBAA42" wp14:editId="3F7F7028">
            <wp:extent cx="5215699" cy="7253099"/>
            <wp:effectExtent l="0" t="0" r="4445"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rotWithShape="1">
                    <a:blip r:embed="rId13">
                      <a:extLst>
                        <a:ext uri="{28A0092B-C50C-407E-A947-70E740481C1C}">
                          <a14:useLocalDpi xmlns:a14="http://schemas.microsoft.com/office/drawing/2010/main" val="0"/>
                        </a:ext>
                      </a:extLst>
                    </a:blip>
                    <a:srcRect l="18913" t="16184" r="15166" b="7425"/>
                    <a:stretch/>
                  </pic:blipFill>
                  <pic:spPr bwMode="auto">
                    <a:xfrm>
                      <a:off x="0" y="0"/>
                      <a:ext cx="5245376" cy="7294368"/>
                    </a:xfrm>
                    <a:prstGeom prst="rect">
                      <a:avLst/>
                    </a:prstGeom>
                    <a:ln>
                      <a:noFill/>
                    </a:ln>
                    <a:extLst>
                      <a:ext uri="{53640926-AAD7-44D8-BBD7-CCE9431645EC}">
                        <a14:shadowObscured xmlns:a14="http://schemas.microsoft.com/office/drawing/2010/main"/>
                      </a:ext>
                    </a:extLst>
                  </pic:spPr>
                </pic:pic>
              </a:graphicData>
            </a:graphic>
          </wp:inline>
        </w:drawing>
      </w:r>
    </w:p>
    <w:p w14:paraId="54B66A05" w14:textId="77777777" w:rsidR="00DF22ED" w:rsidRDefault="00DF22ED" w:rsidP="00DF22ED">
      <w:pPr>
        <w:rPr>
          <w:rFonts w:cstheme="minorHAnsi"/>
          <w:lang w:val="en-GB"/>
        </w:rPr>
      </w:pPr>
      <w:r w:rsidRPr="00194654">
        <w:rPr>
          <w:rFonts w:cstheme="minorHAnsi"/>
          <w:b/>
          <w:bCs/>
          <w:lang w:val="en-GB"/>
        </w:rPr>
        <w:t xml:space="preserve">Figure </w:t>
      </w:r>
      <w:r>
        <w:rPr>
          <w:rFonts w:cstheme="minorHAnsi"/>
          <w:b/>
          <w:bCs/>
          <w:lang w:val="en-GB"/>
        </w:rPr>
        <w:t>2</w:t>
      </w:r>
      <w:r w:rsidRPr="00194654">
        <w:rPr>
          <w:rFonts w:cstheme="minorHAnsi"/>
          <w:b/>
          <w:bCs/>
          <w:lang w:val="en-GB"/>
        </w:rPr>
        <w:t>. Resources elevate seed rain</w:t>
      </w:r>
      <w:r>
        <w:rPr>
          <w:rFonts w:cstheme="minorHAnsi"/>
          <w:b/>
          <w:bCs/>
          <w:lang w:val="en-GB"/>
        </w:rPr>
        <w:t xml:space="preserve">. </w:t>
      </w:r>
      <w:r>
        <w:rPr>
          <w:rFonts w:cstheme="minorHAnsi"/>
          <w:lang w:val="en-GB"/>
        </w:rPr>
        <w:t xml:space="preserve">In experiment 1, we compared the seed rain beneath baited and </w:t>
      </w:r>
      <w:proofErr w:type="spellStart"/>
      <w:r>
        <w:rPr>
          <w:rFonts w:cstheme="minorHAnsi"/>
          <w:lang w:val="en-GB"/>
        </w:rPr>
        <w:t>unbaited</w:t>
      </w:r>
      <w:proofErr w:type="spellEnd"/>
      <w:r>
        <w:rPr>
          <w:rFonts w:cstheme="minorHAnsi"/>
          <w:lang w:val="en-GB"/>
        </w:rPr>
        <w:t xml:space="preserve"> bird feeders. </w:t>
      </w:r>
      <w:r w:rsidRPr="00194654">
        <w:rPr>
          <w:rFonts w:cstheme="minorHAnsi"/>
        </w:rPr>
        <w:t xml:space="preserve">Mean seed arrival in baited </w:t>
      </w:r>
      <w:r>
        <w:rPr>
          <w:rFonts w:cstheme="minorHAnsi"/>
        </w:rPr>
        <w:t xml:space="preserve">traps </w:t>
      </w:r>
      <w:r w:rsidRPr="00194654">
        <w:rPr>
          <w:rFonts w:cstheme="minorHAnsi"/>
        </w:rPr>
        <w:t>was 11.5 times greater than control traps</w:t>
      </w:r>
      <w:r>
        <w:rPr>
          <w:rFonts w:cstheme="minorHAnsi"/>
        </w:rPr>
        <w:t>.</w:t>
      </w:r>
    </w:p>
    <w:p w14:paraId="1FC22360" w14:textId="61EE9F47" w:rsidR="006E19F1" w:rsidRDefault="006E19F1" w:rsidP="00581E34">
      <w:pPr>
        <w:snapToGrid w:val="0"/>
        <w:spacing w:line="480" w:lineRule="auto"/>
        <w:rPr>
          <w:rFonts w:cstheme="minorHAnsi"/>
          <w:b/>
          <w:bCs/>
          <w:lang w:val="en-GB"/>
        </w:rPr>
        <w:sectPr w:rsidR="006E19F1" w:rsidSect="00936F7F">
          <w:pgSz w:w="12240" w:h="15840"/>
          <w:pgMar w:top="1440" w:right="1440" w:bottom="1440" w:left="1440" w:header="720" w:footer="720" w:gutter="0"/>
          <w:cols w:space="720"/>
          <w:docGrid w:linePitch="360"/>
        </w:sectPr>
      </w:pPr>
    </w:p>
    <w:p w14:paraId="15270960" w14:textId="5E3BFF33" w:rsidR="00581E34" w:rsidRDefault="005201FD" w:rsidP="005201FD">
      <w:pPr>
        <w:snapToGrid w:val="0"/>
        <w:spacing w:line="480" w:lineRule="auto"/>
        <w:jc w:val="center"/>
        <w:rPr>
          <w:rFonts w:cstheme="minorHAnsi"/>
          <w:b/>
          <w:bCs/>
          <w:lang w:val="en-GB"/>
        </w:rPr>
      </w:pPr>
      <w:r>
        <w:rPr>
          <w:rFonts w:cstheme="minorHAnsi"/>
          <w:b/>
          <w:bCs/>
          <w:noProof/>
          <w:lang w:val="en-GB"/>
        </w:rPr>
        <w:lastRenderedPageBreak/>
        <w:drawing>
          <wp:inline distT="0" distB="0" distL="0" distR="0" wp14:anchorId="3EBA3E70" wp14:editId="58EA9D85">
            <wp:extent cx="8368496" cy="4707279"/>
            <wp:effectExtent l="0" t="0" r="1270" b="444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374480" cy="4710645"/>
                    </a:xfrm>
                    <a:prstGeom prst="rect">
                      <a:avLst/>
                    </a:prstGeom>
                  </pic:spPr>
                </pic:pic>
              </a:graphicData>
            </a:graphic>
          </wp:inline>
        </w:drawing>
      </w:r>
    </w:p>
    <w:p w14:paraId="5BC14D1D" w14:textId="6A079046" w:rsidR="00581E34" w:rsidRDefault="00581E34" w:rsidP="00262E0C">
      <w:pPr>
        <w:snapToGrid w:val="0"/>
        <w:spacing w:line="480" w:lineRule="auto"/>
        <w:jc w:val="center"/>
        <w:rPr>
          <w:rFonts w:cstheme="minorHAnsi"/>
          <w:b/>
          <w:bCs/>
          <w:lang w:val="en-GB"/>
        </w:rPr>
      </w:pPr>
    </w:p>
    <w:p w14:paraId="4C326CC3" w14:textId="4D47E482" w:rsidR="00581E34" w:rsidRPr="00DF22ED" w:rsidRDefault="00DF22ED" w:rsidP="00DF22ED">
      <w:pPr>
        <w:snapToGrid w:val="0"/>
        <w:rPr>
          <w:rFonts w:cstheme="minorHAnsi"/>
          <w:lang w:val="en-GB"/>
        </w:rPr>
        <w:sectPr w:rsidR="00581E34" w:rsidRPr="00DF22ED" w:rsidSect="00581E34">
          <w:pgSz w:w="15840" w:h="12240" w:orient="landscape"/>
          <w:pgMar w:top="1440" w:right="1440" w:bottom="1440" w:left="1440" w:header="720" w:footer="720" w:gutter="0"/>
          <w:cols w:space="720"/>
          <w:docGrid w:linePitch="360"/>
        </w:sectPr>
      </w:pPr>
      <w:commentRangeStart w:id="1343"/>
      <w:r w:rsidRPr="00194654">
        <w:rPr>
          <w:rFonts w:cstheme="minorHAnsi"/>
          <w:b/>
          <w:bCs/>
          <w:lang w:val="en-GB"/>
        </w:rPr>
        <w:t xml:space="preserve">Figure </w:t>
      </w:r>
      <w:r>
        <w:rPr>
          <w:rFonts w:cstheme="minorHAnsi"/>
          <w:b/>
          <w:bCs/>
          <w:lang w:val="en-GB"/>
        </w:rPr>
        <w:t>3</w:t>
      </w:r>
      <w:r w:rsidRPr="00194654">
        <w:rPr>
          <w:rFonts w:cstheme="minorHAnsi"/>
          <w:b/>
          <w:bCs/>
          <w:lang w:val="en-GB"/>
        </w:rPr>
        <w:t>.</w:t>
      </w:r>
      <w:commentRangeEnd w:id="1343"/>
      <w:r w:rsidR="009423A6">
        <w:rPr>
          <w:rStyle w:val="CommentReference"/>
        </w:rPr>
        <w:commentReference w:id="1343"/>
      </w:r>
      <w:r w:rsidRPr="00194654">
        <w:rPr>
          <w:rFonts w:cstheme="minorHAnsi"/>
          <w:b/>
          <w:bCs/>
          <w:lang w:val="en-GB"/>
        </w:rPr>
        <w:t xml:space="preserve"> </w:t>
      </w:r>
      <w:r>
        <w:rPr>
          <w:rFonts w:cstheme="minorHAnsi"/>
          <w:b/>
          <w:bCs/>
          <w:lang w:val="en-GB"/>
        </w:rPr>
        <w:t xml:space="preserve">Resource richness drives patterns in bird activity and seed rain at traps. </w:t>
      </w:r>
      <w:r>
        <w:rPr>
          <w:rFonts w:cstheme="minorHAnsi"/>
          <w:lang w:val="en-GB"/>
        </w:rPr>
        <w:t xml:space="preserve">In experiment 2, we examined how the </w:t>
      </w:r>
      <w:ins w:id="1344" w:author="Tyler Steven Coleman" w:date="2022-12-08T11:28:00Z">
        <w:r w:rsidR="003116B8">
          <w:rPr>
            <w:rFonts w:cstheme="minorHAnsi"/>
            <w:lang w:val="en-GB"/>
          </w:rPr>
          <w:t xml:space="preserve">species </w:t>
        </w:r>
      </w:ins>
      <w:r>
        <w:rPr>
          <w:rFonts w:cstheme="minorHAnsi"/>
          <w:lang w:val="en-GB"/>
        </w:rPr>
        <w:t>richness of resources</w:t>
      </w:r>
      <w:ins w:id="1345" w:author="Tyler Steven Coleman" w:date="2022-12-08T11:38:00Z">
        <w:r w:rsidR="00DA6873">
          <w:rPr>
            <w:rFonts w:cstheme="minorHAnsi"/>
            <w:lang w:val="en-GB"/>
          </w:rPr>
          <w:t xml:space="preserve"> (none, low, medium, and high)</w:t>
        </w:r>
      </w:ins>
      <w:r>
        <w:rPr>
          <w:rFonts w:cstheme="minorHAnsi"/>
          <w:lang w:val="en-GB"/>
        </w:rPr>
        <w:t xml:space="preserve"> influenced the </w:t>
      </w:r>
      <w:del w:id="1346" w:author="Tyler Steven Coleman" w:date="2022-12-08T11:29:00Z">
        <w:r w:rsidDel="003116B8">
          <w:rPr>
            <w:rFonts w:cstheme="minorHAnsi"/>
            <w:lang w:val="en-GB"/>
          </w:rPr>
          <w:delText xml:space="preserve">quantity </w:delText>
        </w:r>
      </w:del>
      <w:ins w:id="1347" w:author="Tyler Steven Coleman" w:date="2022-12-08T11:31:00Z">
        <w:r w:rsidR="00DA6873">
          <w:rPr>
            <w:rFonts w:cstheme="minorHAnsi"/>
            <w:lang w:val="en-GB"/>
          </w:rPr>
          <w:t>detections (counts)</w:t>
        </w:r>
      </w:ins>
      <w:ins w:id="1348" w:author="Tyler Steven Coleman" w:date="2022-12-08T11:29:00Z">
        <w:r w:rsidR="003116B8">
          <w:rPr>
            <w:rFonts w:cstheme="minorHAnsi"/>
            <w:lang w:val="en-GB"/>
          </w:rPr>
          <w:t xml:space="preserve"> </w:t>
        </w:r>
      </w:ins>
      <w:r>
        <w:rPr>
          <w:rFonts w:cstheme="minorHAnsi"/>
          <w:lang w:val="en-GB"/>
        </w:rPr>
        <w:t>and</w:t>
      </w:r>
      <w:ins w:id="1349" w:author="Tyler Steven Coleman" w:date="2022-12-08T11:29:00Z">
        <w:r w:rsidR="003116B8">
          <w:rPr>
            <w:rFonts w:cstheme="minorHAnsi"/>
            <w:lang w:val="en-GB"/>
          </w:rPr>
          <w:t xml:space="preserve"> species</w:t>
        </w:r>
      </w:ins>
      <w:r>
        <w:rPr>
          <w:rFonts w:cstheme="minorHAnsi"/>
          <w:lang w:val="en-GB"/>
        </w:rPr>
        <w:t xml:space="preserve"> richness of vectors and seed rain at feeders. (A) </w:t>
      </w:r>
      <w:r w:rsidRPr="7AF1EB56">
        <w:rPr>
          <w:lang w:val="en-GB"/>
        </w:rPr>
        <w:t xml:space="preserve">Feeder resource level treatment was significant predictor of </w:t>
      </w:r>
      <w:del w:id="1350" w:author="Tyler Steven Coleman" w:date="2022-12-08T11:30:00Z">
        <w:r w:rsidRPr="7AF1EB56" w:rsidDel="00DA6873">
          <w:rPr>
            <w:lang w:val="en-GB"/>
          </w:rPr>
          <w:delText xml:space="preserve">total </w:delText>
        </w:r>
      </w:del>
      <w:r w:rsidRPr="7AF1EB56">
        <w:rPr>
          <w:lang w:val="en-GB"/>
        </w:rPr>
        <w:t xml:space="preserve">bird detections </w:t>
      </w:r>
      <w:r>
        <w:rPr>
          <w:lang w:val="en-GB"/>
        </w:rPr>
        <w:t xml:space="preserve">and </w:t>
      </w:r>
      <w:ins w:id="1351" w:author="Tyler Steven Coleman" w:date="2022-12-08T11:30:00Z">
        <w:r w:rsidR="00DA6873">
          <w:rPr>
            <w:lang w:val="en-GB"/>
          </w:rPr>
          <w:t xml:space="preserve">species </w:t>
        </w:r>
      </w:ins>
      <w:r>
        <w:rPr>
          <w:lang w:val="en-GB"/>
        </w:rPr>
        <w:t xml:space="preserve">richness </w:t>
      </w:r>
      <w:r w:rsidRPr="7AF1EB56">
        <w:rPr>
          <w:lang w:val="en-GB"/>
        </w:rPr>
        <w:t xml:space="preserve">at </w:t>
      </w:r>
      <w:r w:rsidRPr="7AF1EB56">
        <w:rPr>
          <w:lang w:val="en-GB"/>
        </w:rPr>
        <w:lastRenderedPageBreak/>
        <w:t>feeders</w:t>
      </w:r>
      <w:r>
        <w:rPr>
          <w:lang w:val="en-GB"/>
        </w:rPr>
        <w:t xml:space="preserve">. (B) </w:t>
      </w:r>
      <w:r w:rsidRPr="7AF1EB56">
        <w:rPr>
          <w:lang w:val="en-GB"/>
        </w:rPr>
        <w:t xml:space="preserve">Treatment and sampling period were marginal and significant </w:t>
      </w:r>
      <w:ins w:id="1352" w:author="Tyler Steven Coleman" w:date="2022-12-08T11:30:00Z">
        <w:r w:rsidR="00DA6873">
          <w:rPr>
            <w:lang w:val="en-GB"/>
          </w:rPr>
          <w:t xml:space="preserve">statistical </w:t>
        </w:r>
      </w:ins>
      <w:r w:rsidRPr="7AF1EB56">
        <w:rPr>
          <w:lang w:val="en-GB"/>
        </w:rPr>
        <w:t>predictors of seed detections</w:t>
      </w:r>
      <w:r>
        <w:rPr>
          <w:rFonts w:cstheme="minorHAnsi"/>
          <w:lang w:val="en-GB"/>
        </w:rPr>
        <w:t>. The interaction between the feeder resource level treatment</w:t>
      </w:r>
      <w:r w:rsidRPr="00194654">
        <w:rPr>
          <w:rFonts w:cstheme="minorHAnsi"/>
          <w:lang w:val="en-GB"/>
        </w:rPr>
        <w:t xml:space="preserve"> </w:t>
      </w:r>
      <w:r>
        <w:rPr>
          <w:rFonts w:cstheme="minorHAnsi"/>
          <w:lang w:val="en-GB"/>
        </w:rPr>
        <w:t xml:space="preserve">and sampling period </w:t>
      </w:r>
      <w:r w:rsidRPr="00194654">
        <w:rPr>
          <w:rFonts w:cstheme="minorHAnsi"/>
          <w:lang w:val="en-GB"/>
        </w:rPr>
        <w:t xml:space="preserve">were </w:t>
      </w:r>
      <w:ins w:id="1353" w:author="Tyler Steven Coleman" w:date="2022-12-08T11:32:00Z">
        <w:r w:rsidR="00DA6873">
          <w:rPr>
            <w:rFonts w:cstheme="minorHAnsi"/>
            <w:lang w:val="en-GB"/>
          </w:rPr>
          <w:t xml:space="preserve">statistically </w:t>
        </w:r>
      </w:ins>
      <w:r w:rsidRPr="00194654">
        <w:rPr>
          <w:rFonts w:cstheme="minorHAnsi"/>
          <w:lang w:val="en-GB"/>
        </w:rPr>
        <w:t xml:space="preserve">significant predictors of </w:t>
      </w:r>
      <w:r>
        <w:rPr>
          <w:rFonts w:cstheme="minorHAnsi"/>
          <w:lang w:val="en-GB"/>
        </w:rPr>
        <w:t>richness in the community of seeds arriving at traps.</w:t>
      </w:r>
      <w:ins w:id="1354" w:author="Tyler Steven Coleman" w:date="2022-12-08T11:37:00Z">
        <w:r w:rsidR="00DA6873">
          <w:rPr>
            <w:rFonts w:cstheme="minorHAnsi"/>
            <w:lang w:val="en-GB"/>
          </w:rPr>
          <w:t xml:space="preserve"> We need to explain what the asterisks significance </w:t>
        </w:r>
      </w:ins>
      <w:ins w:id="1355" w:author="Tyler Steven Coleman" w:date="2022-12-08T11:39:00Z">
        <w:r w:rsidR="00DA6873">
          <w:rPr>
            <w:rFonts w:cstheme="minorHAnsi"/>
            <w:lang w:val="en-GB"/>
          </w:rPr>
          <w:t xml:space="preserve">specifically </w:t>
        </w:r>
      </w:ins>
      <w:ins w:id="1356" w:author="Tyler Steven Coleman" w:date="2022-12-08T11:37:00Z">
        <w:r w:rsidR="00DA6873">
          <w:rPr>
            <w:rFonts w:cstheme="minorHAnsi"/>
            <w:lang w:val="en-GB"/>
          </w:rPr>
          <w:t xml:space="preserve">represents. </w:t>
        </w:r>
      </w:ins>
      <w:ins w:id="1357" w:author="Tyler Steven Coleman" w:date="2022-12-08T11:39:00Z">
        <w:r w:rsidR="00DA6873">
          <w:rPr>
            <w:rFonts w:cstheme="minorHAnsi"/>
            <w:lang w:val="en-GB"/>
          </w:rPr>
          <w:t xml:space="preserve"> Also need to explain what </w:t>
        </w:r>
        <w:proofErr w:type="gramStart"/>
        <w:r w:rsidR="00DA6873">
          <w:rPr>
            <w:rFonts w:cstheme="minorHAnsi"/>
            <w:lang w:val="en-GB"/>
          </w:rPr>
          <w:t>the  species</w:t>
        </w:r>
        <w:proofErr w:type="gramEnd"/>
        <w:r w:rsidR="00DA6873">
          <w:rPr>
            <w:rFonts w:cstheme="minorHAnsi"/>
            <w:lang w:val="en-GB"/>
          </w:rPr>
          <w:t xml:space="preserve"> on the right represent. I am not sure those are needed although I do find them visually appealing. </w:t>
        </w:r>
      </w:ins>
    </w:p>
    <w:p w14:paraId="56CE8789" w14:textId="77777777" w:rsidR="00581E34" w:rsidRDefault="00581E34" w:rsidP="00581E34">
      <w:pPr>
        <w:snapToGrid w:val="0"/>
        <w:spacing w:line="480" w:lineRule="auto"/>
        <w:rPr>
          <w:rFonts w:cstheme="minorHAnsi"/>
          <w:b/>
          <w:bCs/>
          <w:lang w:val="en-GB"/>
        </w:rPr>
      </w:pPr>
    </w:p>
    <w:p w14:paraId="4CDDCEB7" w14:textId="6494A212" w:rsidR="009423A6" w:rsidRPr="00647AE2" w:rsidRDefault="00581E34" w:rsidP="7AF1EB56">
      <w:pPr>
        <w:snapToGrid w:val="0"/>
        <w:spacing w:line="480" w:lineRule="auto"/>
        <w:rPr>
          <w:lang w:val="en-GB"/>
        </w:rPr>
      </w:pPr>
      <w:r w:rsidRPr="7AF1EB56">
        <w:rPr>
          <w:b/>
          <w:bCs/>
          <w:lang w:val="en-GB"/>
        </w:rPr>
        <w:t xml:space="preserve">Supplementary Table </w:t>
      </w:r>
      <w:r w:rsidR="0043131F" w:rsidRPr="7AF1EB56">
        <w:rPr>
          <w:b/>
          <w:bCs/>
          <w:lang w:val="en-GB"/>
        </w:rPr>
        <w:t>1</w:t>
      </w:r>
      <w:r w:rsidRPr="7AF1EB56">
        <w:rPr>
          <w:b/>
          <w:bCs/>
          <w:lang w:val="en-GB"/>
        </w:rPr>
        <w:t>.</w:t>
      </w:r>
      <w:r w:rsidR="00647AE2" w:rsidRPr="7AF1EB56">
        <w:rPr>
          <w:b/>
          <w:bCs/>
          <w:lang w:val="en-GB"/>
        </w:rPr>
        <w:t xml:space="preserve"> </w:t>
      </w:r>
      <w:r w:rsidR="00647AE2" w:rsidRPr="7AF1EB56">
        <w:rPr>
          <w:lang w:val="en-GB"/>
        </w:rPr>
        <w:t xml:space="preserve">Comparison of </w:t>
      </w:r>
      <w:ins w:id="1358" w:author="Tyler Steven Coleman" w:date="2022-12-08T11:50:00Z">
        <w:r w:rsidR="009423A6">
          <w:rPr>
            <w:lang w:val="en-GB"/>
          </w:rPr>
          <w:t xml:space="preserve">the </w:t>
        </w:r>
      </w:ins>
      <w:proofErr w:type="spellStart"/>
      <w:r w:rsidR="00647AE2" w:rsidRPr="7AF1EB56">
        <w:rPr>
          <w:lang w:val="en-GB"/>
        </w:rPr>
        <w:t>emmeans</w:t>
      </w:r>
      <w:proofErr w:type="spellEnd"/>
      <w:r w:rsidR="00647AE2" w:rsidRPr="7AF1EB56">
        <w:rPr>
          <w:lang w:val="en-GB"/>
        </w:rPr>
        <w:t xml:space="preserve"> </w:t>
      </w:r>
      <w:ins w:id="1359" w:author="Tyler Steven Coleman" w:date="2022-12-08T11:50:00Z">
        <w:r w:rsidR="009423A6">
          <w:rPr>
            <w:lang w:val="en-GB"/>
          </w:rPr>
          <w:t xml:space="preserve">function </w:t>
        </w:r>
      </w:ins>
      <w:r w:rsidR="00647AE2" w:rsidRPr="7AF1EB56">
        <w:rPr>
          <w:lang w:val="en-GB"/>
        </w:rPr>
        <w:t xml:space="preserve">results from seed </w:t>
      </w:r>
      <w:ins w:id="1360" w:author="Tyler Steven Coleman" w:date="2022-12-08T11:40:00Z">
        <w:r w:rsidR="009423A6">
          <w:rPr>
            <w:lang w:val="en-GB"/>
          </w:rPr>
          <w:t xml:space="preserve">species </w:t>
        </w:r>
      </w:ins>
      <w:r w:rsidR="00647AE2" w:rsidRPr="7AF1EB56">
        <w:rPr>
          <w:lang w:val="en-GB"/>
        </w:rPr>
        <w:t xml:space="preserve">richness </w:t>
      </w:r>
      <w:ins w:id="1361" w:author="Tyler Steven Coleman" w:date="2022-12-08T11:43:00Z">
        <w:r w:rsidR="009423A6">
          <w:rPr>
            <w:lang w:val="en-GB"/>
          </w:rPr>
          <w:t xml:space="preserve">analyzed with a </w:t>
        </w:r>
      </w:ins>
      <w:del w:id="1362" w:author="Tyler Steven Coleman" w:date="2022-12-08T11:41:00Z">
        <w:r w:rsidR="00647AE2" w:rsidRPr="7AF1EB56" w:rsidDel="009423A6">
          <w:rPr>
            <w:lang w:val="en-GB"/>
          </w:rPr>
          <w:delText>glm</w:delText>
        </w:r>
      </w:del>
      <w:ins w:id="1363" w:author="Tyler Steven Coleman" w:date="2022-12-08T11:41:00Z">
        <w:r w:rsidR="009423A6">
          <w:rPr>
            <w:lang w:val="en-GB"/>
          </w:rPr>
          <w:t>generalized linear mixed effects model</w:t>
        </w:r>
      </w:ins>
      <w:r w:rsidR="00647AE2" w:rsidRPr="7AF1EB56">
        <w:rPr>
          <w:lang w:val="en-GB"/>
        </w:rPr>
        <w:t>.</w:t>
      </w:r>
      <w:ins w:id="1364" w:author="Tyler Steven Coleman" w:date="2022-12-08T11:43:00Z">
        <w:r w:rsidR="009423A6">
          <w:rPr>
            <w:lang w:val="en-GB"/>
          </w:rPr>
          <w:t xml:space="preserve"> </w:t>
        </w:r>
        <w:commentRangeStart w:id="1365"/>
        <w:r w:rsidR="009423A6">
          <w:rPr>
            <w:lang w:val="en-GB"/>
          </w:rPr>
          <w:t>The Z ratio represe</w:t>
        </w:r>
      </w:ins>
      <w:ins w:id="1366" w:author="Tyler Steven Coleman" w:date="2022-12-08T11:44:00Z">
        <w:r w:rsidR="009423A6">
          <w:rPr>
            <w:lang w:val="en-GB"/>
          </w:rPr>
          <w:t>nts</w:t>
        </w:r>
      </w:ins>
      <w:ins w:id="1367" w:author="Tyler Steven Coleman" w:date="2022-12-08T11:48:00Z">
        <w:r w:rsidR="009423A6">
          <w:rPr>
            <w:lang w:val="en-GB"/>
          </w:rPr>
          <w:t>…</w:t>
        </w:r>
      </w:ins>
      <w:commentRangeEnd w:id="1365"/>
      <w:ins w:id="1368" w:author="Tyler Steven Coleman" w:date="2022-12-08T11:50:00Z">
        <w:r w:rsidR="009423A6">
          <w:rPr>
            <w:rStyle w:val="CommentReference"/>
          </w:rPr>
          <w:commentReference w:id="1365"/>
        </w:r>
      </w:ins>
    </w:p>
    <w:tbl>
      <w:tblPr>
        <w:tblStyle w:val="TableGrid"/>
        <w:tblW w:w="0" w:type="auto"/>
        <w:tblLook w:val="04A0" w:firstRow="1" w:lastRow="0" w:firstColumn="1" w:lastColumn="0" w:noHBand="0" w:noVBand="1"/>
      </w:tblPr>
      <w:tblGrid>
        <w:gridCol w:w="3322"/>
        <w:gridCol w:w="3014"/>
        <w:gridCol w:w="3014"/>
      </w:tblGrid>
      <w:tr w:rsidR="00581E34" w14:paraId="75314B75" w14:textId="77777777" w:rsidTr="00CB0E60">
        <w:tc>
          <w:tcPr>
            <w:tcW w:w="3322" w:type="dxa"/>
          </w:tcPr>
          <w:p w14:paraId="583C4ABB" w14:textId="77777777" w:rsidR="00581E34" w:rsidRDefault="00581E34" w:rsidP="00CB0E60">
            <w:pPr>
              <w:snapToGrid w:val="0"/>
              <w:spacing w:line="480" w:lineRule="auto"/>
              <w:rPr>
                <w:rFonts w:cstheme="minorHAnsi"/>
                <w:lang w:val="en-GB"/>
              </w:rPr>
            </w:pPr>
            <w:r>
              <w:rPr>
                <w:rFonts w:cstheme="minorHAnsi"/>
                <w:lang w:val="en-GB"/>
              </w:rPr>
              <w:t>Contrast</w:t>
            </w:r>
          </w:p>
        </w:tc>
        <w:tc>
          <w:tcPr>
            <w:tcW w:w="3014" w:type="dxa"/>
          </w:tcPr>
          <w:p w14:paraId="1C0BDE79" w14:textId="77777777" w:rsidR="00581E34" w:rsidRDefault="00581E34" w:rsidP="00CB0E60">
            <w:pPr>
              <w:snapToGrid w:val="0"/>
              <w:spacing w:line="480" w:lineRule="auto"/>
              <w:rPr>
                <w:rFonts w:cstheme="minorHAnsi"/>
                <w:lang w:val="en-GB"/>
              </w:rPr>
            </w:pPr>
            <w:proofErr w:type="spellStart"/>
            <w:proofErr w:type="gramStart"/>
            <w:r>
              <w:rPr>
                <w:rFonts w:cstheme="minorHAnsi"/>
                <w:lang w:val="en-GB"/>
              </w:rPr>
              <w:t>z.ratio</w:t>
            </w:r>
            <w:proofErr w:type="spellEnd"/>
            <w:proofErr w:type="gramEnd"/>
          </w:p>
        </w:tc>
        <w:tc>
          <w:tcPr>
            <w:tcW w:w="3014" w:type="dxa"/>
          </w:tcPr>
          <w:p w14:paraId="0E628913" w14:textId="6C185F92" w:rsidR="00581E34" w:rsidRDefault="00581E34" w:rsidP="00CB0E60">
            <w:pPr>
              <w:snapToGrid w:val="0"/>
              <w:spacing w:line="480" w:lineRule="auto"/>
              <w:rPr>
                <w:rFonts w:cstheme="minorHAnsi"/>
                <w:lang w:val="en-GB"/>
              </w:rPr>
            </w:pPr>
            <w:r>
              <w:rPr>
                <w:rFonts w:cstheme="minorHAnsi"/>
                <w:lang w:val="en-GB"/>
              </w:rPr>
              <w:t>p</w:t>
            </w:r>
            <w:ins w:id="1369" w:author="Tyler Steven Coleman" w:date="2022-12-08T11:50:00Z">
              <w:r w:rsidR="009423A6">
                <w:rPr>
                  <w:rFonts w:cstheme="minorHAnsi"/>
                  <w:lang w:val="en-GB"/>
                </w:rPr>
                <w:t>-</w:t>
              </w:r>
            </w:ins>
            <w:del w:id="1370" w:author="Tyler Steven Coleman" w:date="2022-12-08T11:50:00Z">
              <w:r w:rsidDel="009423A6">
                <w:rPr>
                  <w:rFonts w:cstheme="minorHAnsi"/>
                  <w:lang w:val="en-GB"/>
                </w:rPr>
                <w:delText xml:space="preserve"> </w:delText>
              </w:r>
            </w:del>
            <w:r>
              <w:rPr>
                <w:rFonts w:cstheme="minorHAnsi"/>
                <w:lang w:val="en-GB"/>
              </w:rPr>
              <w:t>value</w:t>
            </w:r>
          </w:p>
        </w:tc>
      </w:tr>
      <w:tr w:rsidR="00581E34" w14:paraId="7C9C997F" w14:textId="77777777" w:rsidTr="00CB0E60">
        <w:tc>
          <w:tcPr>
            <w:tcW w:w="3322" w:type="dxa"/>
          </w:tcPr>
          <w:p w14:paraId="7F28B220" w14:textId="77777777" w:rsidR="00581E34" w:rsidRDefault="00581E34" w:rsidP="00CB0E60">
            <w:pPr>
              <w:snapToGrid w:val="0"/>
              <w:spacing w:line="480" w:lineRule="auto"/>
              <w:rPr>
                <w:rFonts w:cstheme="minorHAnsi"/>
                <w:lang w:val="en-GB"/>
              </w:rPr>
            </w:pPr>
            <w:r>
              <w:rPr>
                <w:rFonts w:cstheme="minorHAnsi"/>
                <w:lang w:val="en-GB"/>
              </w:rPr>
              <w:t>C</w:t>
            </w:r>
            <w:r w:rsidRPr="00C11EE2">
              <w:rPr>
                <w:rFonts w:cstheme="minorHAnsi"/>
                <w:lang w:val="en-GB"/>
              </w:rPr>
              <w:t>ontrol / Low</w:t>
            </w:r>
          </w:p>
        </w:tc>
        <w:tc>
          <w:tcPr>
            <w:tcW w:w="3014" w:type="dxa"/>
          </w:tcPr>
          <w:p w14:paraId="574661BF" w14:textId="77777777" w:rsidR="00581E34" w:rsidRDefault="00581E34" w:rsidP="00CB0E60">
            <w:pPr>
              <w:snapToGrid w:val="0"/>
              <w:spacing w:line="480" w:lineRule="auto"/>
              <w:rPr>
                <w:rFonts w:cstheme="minorHAnsi"/>
                <w:lang w:val="en-GB"/>
              </w:rPr>
            </w:pPr>
            <w:r w:rsidRPr="009823BF">
              <w:t xml:space="preserve">-0.389 </w:t>
            </w:r>
          </w:p>
        </w:tc>
        <w:tc>
          <w:tcPr>
            <w:tcW w:w="3014" w:type="dxa"/>
          </w:tcPr>
          <w:p w14:paraId="4220BA6C" w14:textId="1619ACC7" w:rsidR="00581E34" w:rsidRDefault="00647AE2" w:rsidP="00CB0E60">
            <w:pPr>
              <w:snapToGrid w:val="0"/>
              <w:spacing w:line="480" w:lineRule="auto"/>
              <w:rPr>
                <w:rFonts w:cstheme="minorHAnsi"/>
                <w:lang w:val="en-GB"/>
              </w:rPr>
            </w:pPr>
            <w:r w:rsidRPr="00647AE2">
              <w:t>0.6975</w:t>
            </w:r>
          </w:p>
        </w:tc>
      </w:tr>
      <w:tr w:rsidR="00581E34" w14:paraId="75884D59" w14:textId="77777777" w:rsidTr="00CB0E60">
        <w:tc>
          <w:tcPr>
            <w:tcW w:w="3322" w:type="dxa"/>
          </w:tcPr>
          <w:p w14:paraId="1EB99C4B" w14:textId="77777777" w:rsidR="00581E34" w:rsidRDefault="00581E34" w:rsidP="00CB0E60">
            <w:pPr>
              <w:snapToGrid w:val="0"/>
              <w:spacing w:line="480" w:lineRule="auto"/>
              <w:rPr>
                <w:rFonts w:cstheme="minorHAnsi"/>
                <w:lang w:val="en-GB"/>
              </w:rPr>
            </w:pPr>
            <w:r w:rsidRPr="00C11EE2">
              <w:rPr>
                <w:rFonts w:cstheme="minorHAnsi"/>
                <w:lang w:val="en-GB"/>
              </w:rPr>
              <w:t>Control / Medium</w:t>
            </w:r>
          </w:p>
        </w:tc>
        <w:tc>
          <w:tcPr>
            <w:tcW w:w="3014" w:type="dxa"/>
          </w:tcPr>
          <w:p w14:paraId="51ADA629" w14:textId="77777777" w:rsidR="00581E34" w:rsidRDefault="00581E34" w:rsidP="00CB0E60">
            <w:pPr>
              <w:snapToGrid w:val="0"/>
              <w:spacing w:line="480" w:lineRule="auto"/>
              <w:rPr>
                <w:rFonts w:cstheme="minorHAnsi"/>
                <w:lang w:val="en-GB"/>
              </w:rPr>
            </w:pPr>
            <w:r w:rsidRPr="00C11EE2">
              <w:rPr>
                <w:rFonts w:cstheme="minorHAnsi"/>
                <w:lang w:val="en-GB"/>
              </w:rPr>
              <w:t>-1.097</w:t>
            </w:r>
          </w:p>
        </w:tc>
        <w:tc>
          <w:tcPr>
            <w:tcW w:w="3014" w:type="dxa"/>
          </w:tcPr>
          <w:p w14:paraId="0DCC6696" w14:textId="077C3CD9" w:rsidR="00581E34" w:rsidRDefault="00647AE2" w:rsidP="00CB0E60">
            <w:pPr>
              <w:snapToGrid w:val="0"/>
              <w:spacing w:line="480" w:lineRule="auto"/>
              <w:rPr>
                <w:rFonts w:cstheme="minorHAnsi"/>
                <w:lang w:val="en-GB"/>
              </w:rPr>
            </w:pPr>
            <w:r w:rsidRPr="00647AE2">
              <w:rPr>
                <w:rFonts w:cstheme="minorHAnsi"/>
                <w:lang w:val="en-GB"/>
              </w:rPr>
              <w:t>0.2728</w:t>
            </w:r>
          </w:p>
        </w:tc>
      </w:tr>
      <w:tr w:rsidR="00581E34" w14:paraId="7DFE0D8D" w14:textId="77777777" w:rsidTr="00CB0E60">
        <w:tc>
          <w:tcPr>
            <w:tcW w:w="3322" w:type="dxa"/>
          </w:tcPr>
          <w:p w14:paraId="090C4CC4" w14:textId="77777777" w:rsidR="00581E34" w:rsidRDefault="00581E34" w:rsidP="00CB0E60">
            <w:pPr>
              <w:snapToGrid w:val="0"/>
              <w:spacing w:line="480" w:lineRule="auto"/>
              <w:rPr>
                <w:rFonts w:cstheme="minorHAnsi"/>
                <w:lang w:val="en-GB"/>
              </w:rPr>
            </w:pPr>
            <w:r w:rsidRPr="00C11EE2">
              <w:rPr>
                <w:rFonts w:cstheme="minorHAnsi"/>
                <w:lang w:val="en-GB"/>
              </w:rPr>
              <w:t>Control / High</w:t>
            </w:r>
          </w:p>
        </w:tc>
        <w:tc>
          <w:tcPr>
            <w:tcW w:w="3014" w:type="dxa"/>
          </w:tcPr>
          <w:p w14:paraId="37E9B161" w14:textId="77777777" w:rsidR="00581E34" w:rsidRDefault="00581E34" w:rsidP="00CB0E60">
            <w:pPr>
              <w:snapToGrid w:val="0"/>
              <w:spacing w:line="480" w:lineRule="auto"/>
              <w:rPr>
                <w:rFonts w:cstheme="minorHAnsi"/>
                <w:lang w:val="en-GB"/>
              </w:rPr>
            </w:pPr>
            <w:r w:rsidRPr="00C11EE2">
              <w:rPr>
                <w:rFonts w:cstheme="minorHAnsi"/>
                <w:lang w:val="en-GB"/>
              </w:rPr>
              <w:t>-0.917</w:t>
            </w:r>
          </w:p>
        </w:tc>
        <w:tc>
          <w:tcPr>
            <w:tcW w:w="3014" w:type="dxa"/>
          </w:tcPr>
          <w:p w14:paraId="1B46963B" w14:textId="46EB1FC7" w:rsidR="00581E34" w:rsidRDefault="00647AE2" w:rsidP="00CB0E60">
            <w:pPr>
              <w:snapToGrid w:val="0"/>
              <w:spacing w:line="480" w:lineRule="auto"/>
              <w:rPr>
                <w:rFonts w:cstheme="minorHAnsi"/>
                <w:lang w:val="en-GB"/>
              </w:rPr>
            </w:pPr>
            <w:r w:rsidRPr="00647AE2">
              <w:rPr>
                <w:rFonts w:cstheme="minorHAnsi"/>
                <w:lang w:val="en-GB"/>
              </w:rPr>
              <w:t>0.3594</w:t>
            </w:r>
          </w:p>
        </w:tc>
      </w:tr>
      <w:tr w:rsidR="00581E34" w14:paraId="36E37CCD" w14:textId="77777777" w:rsidTr="00CB0E60">
        <w:tc>
          <w:tcPr>
            <w:tcW w:w="3322" w:type="dxa"/>
          </w:tcPr>
          <w:p w14:paraId="165ADC4D" w14:textId="77777777" w:rsidR="00581E34" w:rsidRDefault="00581E34" w:rsidP="00CB0E60">
            <w:pPr>
              <w:snapToGrid w:val="0"/>
              <w:spacing w:line="480" w:lineRule="auto"/>
              <w:rPr>
                <w:rFonts w:cstheme="minorHAnsi"/>
                <w:lang w:val="en-GB"/>
              </w:rPr>
            </w:pPr>
            <w:r w:rsidRPr="00C11EE2">
              <w:rPr>
                <w:rFonts w:cstheme="minorHAnsi"/>
                <w:lang w:val="en-GB"/>
              </w:rPr>
              <w:t>Low / Medium</w:t>
            </w:r>
          </w:p>
        </w:tc>
        <w:tc>
          <w:tcPr>
            <w:tcW w:w="3014" w:type="dxa"/>
          </w:tcPr>
          <w:p w14:paraId="36C2360A" w14:textId="77777777" w:rsidR="00581E34" w:rsidRDefault="00581E34" w:rsidP="00CB0E60">
            <w:pPr>
              <w:snapToGrid w:val="0"/>
              <w:spacing w:line="480" w:lineRule="auto"/>
              <w:rPr>
                <w:rFonts w:cstheme="minorHAnsi"/>
                <w:lang w:val="en-GB"/>
              </w:rPr>
            </w:pPr>
            <w:r w:rsidRPr="00C11EE2">
              <w:rPr>
                <w:rFonts w:cstheme="minorHAnsi"/>
                <w:lang w:val="en-GB"/>
              </w:rPr>
              <w:t>-0.733</w:t>
            </w:r>
          </w:p>
        </w:tc>
        <w:tc>
          <w:tcPr>
            <w:tcW w:w="3014" w:type="dxa"/>
          </w:tcPr>
          <w:p w14:paraId="539FDCB9" w14:textId="6ACA1C92" w:rsidR="00581E34" w:rsidRDefault="00647AE2" w:rsidP="00CB0E60">
            <w:pPr>
              <w:snapToGrid w:val="0"/>
              <w:spacing w:line="480" w:lineRule="auto"/>
              <w:rPr>
                <w:rFonts w:cstheme="minorHAnsi"/>
                <w:lang w:val="en-GB"/>
              </w:rPr>
            </w:pPr>
            <w:r w:rsidRPr="00647AE2">
              <w:rPr>
                <w:rFonts w:cstheme="minorHAnsi"/>
                <w:lang w:val="en-GB"/>
              </w:rPr>
              <w:t>0.4637</w:t>
            </w:r>
          </w:p>
        </w:tc>
      </w:tr>
      <w:tr w:rsidR="00581E34" w14:paraId="38D39E93" w14:textId="77777777" w:rsidTr="00CB0E60">
        <w:tc>
          <w:tcPr>
            <w:tcW w:w="3322" w:type="dxa"/>
          </w:tcPr>
          <w:p w14:paraId="503784E9" w14:textId="77777777" w:rsidR="00581E34" w:rsidRDefault="00581E34" w:rsidP="00CB0E60">
            <w:pPr>
              <w:snapToGrid w:val="0"/>
              <w:spacing w:line="480" w:lineRule="auto"/>
              <w:rPr>
                <w:rFonts w:cstheme="minorHAnsi"/>
                <w:lang w:val="en-GB"/>
              </w:rPr>
            </w:pPr>
            <w:r w:rsidRPr="00C11EE2">
              <w:rPr>
                <w:rFonts w:cstheme="minorHAnsi"/>
                <w:lang w:val="en-GB"/>
              </w:rPr>
              <w:t>Low / High</w:t>
            </w:r>
          </w:p>
        </w:tc>
        <w:tc>
          <w:tcPr>
            <w:tcW w:w="3014" w:type="dxa"/>
          </w:tcPr>
          <w:p w14:paraId="7CF2C093" w14:textId="77777777" w:rsidR="00581E34" w:rsidRDefault="00581E34" w:rsidP="00CB0E60">
            <w:pPr>
              <w:snapToGrid w:val="0"/>
              <w:spacing w:line="480" w:lineRule="auto"/>
              <w:rPr>
                <w:rFonts w:cstheme="minorHAnsi"/>
                <w:lang w:val="en-GB"/>
              </w:rPr>
            </w:pPr>
            <w:r w:rsidRPr="00C11EE2">
              <w:rPr>
                <w:rFonts w:cstheme="minorHAnsi"/>
                <w:lang w:val="en-GB"/>
              </w:rPr>
              <w:t>-0.552</w:t>
            </w:r>
          </w:p>
        </w:tc>
        <w:tc>
          <w:tcPr>
            <w:tcW w:w="3014" w:type="dxa"/>
          </w:tcPr>
          <w:p w14:paraId="07D2B0C1" w14:textId="4A3D3713" w:rsidR="00581E34" w:rsidRDefault="00647AE2" w:rsidP="00CB0E60">
            <w:pPr>
              <w:snapToGrid w:val="0"/>
              <w:spacing w:line="480" w:lineRule="auto"/>
              <w:rPr>
                <w:rFonts w:cstheme="minorHAnsi"/>
                <w:lang w:val="en-GB"/>
              </w:rPr>
            </w:pPr>
            <w:r w:rsidRPr="00647AE2">
              <w:rPr>
                <w:rFonts w:cstheme="minorHAnsi"/>
                <w:lang w:val="en-GB"/>
              </w:rPr>
              <w:t>0.5810</w:t>
            </w:r>
          </w:p>
        </w:tc>
      </w:tr>
      <w:tr w:rsidR="00581E34" w14:paraId="37DA8BC6" w14:textId="77777777" w:rsidTr="00CB0E60">
        <w:tc>
          <w:tcPr>
            <w:tcW w:w="3322" w:type="dxa"/>
          </w:tcPr>
          <w:p w14:paraId="29774BAA" w14:textId="77777777" w:rsidR="00581E34" w:rsidRPr="00C11EE2" w:rsidRDefault="00581E34" w:rsidP="00CB0E60">
            <w:pPr>
              <w:snapToGrid w:val="0"/>
              <w:spacing w:line="480" w:lineRule="auto"/>
              <w:rPr>
                <w:rFonts w:cstheme="minorHAnsi"/>
                <w:lang w:val="en-GB"/>
              </w:rPr>
            </w:pPr>
            <w:r w:rsidRPr="00C11EE2">
              <w:rPr>
                <w:rFonts w:cstheme="minorHAnsi"/>
                <w:lang w:val="en-GB"/>
              </w:rPr>
              <w:t>Medium / High</w:t>
            </w:r>
          </w:p>
        </w:tc>
        <w:tc>
          <w:tcPr>
            <w:tcW w:w="3014" w:type="dxa"/>
          </w:tcPr>
          <w:p w14:paraId="609E7F90" w14:textId="77777777" w:rsidR="00581E34" w:rsidRDefault="00581E34" w:rsidP="00CB0E60">
            <w:pPr>
              <w:snapToGrid w:val="0"/>
              <w:spacing w:line="480" w:lineRule="auto"/>
              <w:rPr>
                <w:rFonts w:cstheme="minorHAnsi"/>
                <w:lang w:val="en-GB"/>
              </w:rPr>
            </w:pPr>
            <w:r w:rsidRPr="00C11EE2">
              <w:rPr>
                <w:rFonts w:cstheme="minorHAnsi"/>
                <w:lang w:val="en-GB"/>
              </w:rPr>
              <w:t>0.164</w:t>
            </w:r>
          </w:p>
        </w:tc>
        <w:tc>
          <w:tcPr>
            <w:tcW w:w="3014" w:type="dxa"/>
          </w:tcPr>
          <w:p w14:paraId="3B90AA1A" w14:textId="1E31B9B2" w:rsidR="00581E34" w:rsidRDefault="00647AE2" w:rsidP="00CB0E60">
            <w:pPr>
              <w:snapToGrid w:val="0"/>
              <w:spacing w:line="480" w:lineRule="auto"/>
              <w:rPr>
                <w:rFonts w:cstheme="minorHAnsi"/>
                <w:lang w:val="en-GB"/>
              </w:rPr>
            </w:pPr>
            <w:r w:rsidRPr="00647AE2">
              <w:rPr>
                <w:rFonts w:cstheme="minorHAnsi"/>
                <w:lang w:val="en-GB"/>
              </w:rPr>
              <w:t>0.8699</w:t>
            </w:r>
          </w:p>
        </w:tc>
      </w:tr>
    </w:tbl>
    <w:p w14:paraId="28764A91" w14:textId="77777777" w:rsidR="001B0BCD" w:rsidRDefault="001B0BCD">
      <w:pPr>
        <w:rPr>
          <w:rFonts w:cstheme="minorHAnsi"/>
          <w:b/>
          <w:bCs/>
          <w:lang w:val="en-GB"/>
        </w:rPr>
      </w:pPr>
    </w:p>
    <w:p w14:paraId="346B1A06" w14:textId="3BDAE97E" w:rsidR="00165FCD" w:rsidRDefault="00165FCD" w:rsidP="00165FCD">
      <w:pPr>
        <w:snapToGrid w:val="0"/>
        <w:spacing w:line="480" w:lineRule="auto"/>
        <w:jc w:val="center"/>
        <w:rPr>
          <w:rFonts w:cstheme="minorHAnsi"/>
          <w:b/>
          <w:bCs/>
          <w:lang w:val="en-GB"/>
        </w:rPr>
      </w:pPr>
    </w:p>
    <w:p w14:paraId="32CFDCE2" w14:textId="6B59A669" w:rsidR="004F6BFC" w:rsidRPr="00194654" w:rsidRDefault="00581E34">
      <w:pPr>
        <w:rPr>
          <w:rFonts w:cstheme="minorHAnsi"/>
          <w:b/>
          <w:bCs/>
          <w:lang w:val="en-GB"/>
        </w:rPr>
      </w:pPr>
      <w:r>
        <w:rPr>
          <w:rFonts w:cstheme="minorHAnsi"/>
          <w:b/>
          <w:bCs/>
          <w:lang w:val="en-GB"/>
        </w:rPr>
        <w:br w:type="page"/>
      </w:r>
    </w:p>
    <w:p w14:paraId="10A286E3" w14:textId="1F5487CF" w:rsidR="00397DA1" w:rsidRPr="00194654" w:rsidRDefault="00F14CDF" w:rsidP="00397DA1">
      <w:pPr>
        <w:jc w:val="center"/>
        <w:rPr>
          <w:rFonts w:cstheme="minorHAnsi"/>
          <w:b/>
          <w:bCs/>
          <w:lang w:val="en-GB"/>
        </w:rPr>
      </w:pPr>
      <w:r w:rsidRPr="00194654">
        <w:rPr>
          <w:rFonts w:cstheme="minorHAnsi"/>
          <w:b/>
          <w:bCs/>
          <w:noProof/>
          <w:lang w:val="en-GB"/>
        </w:rPr>
        <w:lastRenderedPageBreak/>
        <w:drawing>
          <wp:inline distT="0" distB="0" distL="0" distR="0" wp14:anchorId="08EAD297" wp14:editId="5F8B8E54">
            <wp:extent cx="5943600" cy="5943600"/>
            <wp:effectExtent l="0" t="0" r="0" b="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AB1F6DF" w14:textId="294F21FE" w:rsidR="00397DA1" w:rsidRPr="00194654" w:rsidRDefault="00397DA1" w:rsidP="00397DA1">
      <w:pPr>
        <w:rPr>
          <w:rFonts w:cstheme="minorHAnsi"/>
          <w:b/>
          <w:bCs/>
          <w:lang w:val="en-GB"/>
        </w:rPr>
      </w:pPr>
    </w:p>
    <w:p w14:paraId="749298F0" w14:textId="77777777" w:rsidR="00397DA1" w:rsidRPr="00194654" w:rsidRDefault="00397DA1" w:rsidP="00397DA1">
      <w:pPr>
        <w:rPr>
          <w:rFonts w:cstheme="minorHAnsi"/>
          <w:b/>
          <w:bCs/>
          <w:lang w:val="en-GB"/>
        </w:rPr>
      </w:pPr>
      <w:commentRangeStart w:id="1371"/>
      <w:r w:rsidRPr="00194654">
        <w:rPr>
          <w:rFonts w:cstheme="minorHAnsi"/>
          <w:b/>
          <w:bCs/>
          <w:lang w:val="en-GB"/>
        </w:rPr>
        <w:t>Supplementary Figure 1. Model validation for experiment 1.</w:t>
      </w:r>
      <w:commentRangeEnd w:id="1371"/>
      <w:r w:rsidR="002C1C43">
        <w:rPr>
          <w:rStyle w:val="CommentReference"/>
        </w:rPr>
        <w:commentReference w:id="1371"/>
      </w:r>
    </w:p>
    <w:p w14:paraId="6A11BECD" w14:textId="756FF1A2" w:rsidR="00397DA1" w:rsidRDefault="00397DA1">
      <w:pPr>
        <w:rPr>
          <w:rFonts w:cstheme="minorHAnsi"/>
          <w:b/>
          <w:bCs/>
          <w:lang w:val="en-GB"/>
        </w:rPr>
      </w:pPr>
      <w:r w:rsidRPr="00194654">
        <w:rPr>
          <w:rFonts w:cstheme="minorHAnsi"/>
          <w:b/>
          <w:bCs/>
          <w:lang w:val="en-GB"/>
        </w:rPr>
        <w:br w:type="page"/>
      </w:r>
    </w:p>
    <w:p w14:paraId="6295CF08" w14:textId="2834576D" w:rsidR="005C5F8D" w:rsidRDefault="005C5F8D">
      <w:pPr>
        <w:rPr>
          <w:rFonts w:cstheme="minorHAnsi"/>
          <w:b/>
          <w:bCs/>
          <w:lang w:val="en-GB"/>
        </w:rPr>
      </w:pPr>
    </w:p>
    <w:p w14:paraId="7B0AAB30" w14:textId="04608E0F" w:rsidR="005C5F8D" w:rsidRDefault="005C5F8D">
      <w:pPr>
        <w:rPr>
          <w:rFonts w:cstheme="minorHAnsi"/>
          <w:b/>
          <w:bCs/>
          <w:lang w:val="en-GB"/>
        </w:rPr>
      </w:pPr>
      <w:r>
        <w:rPr>
          <w:rFonts w:cstheme="minorHAnsi"/>
          <w:b/>
          <w:bCs/>
          <w:noProof/>
          <w:lang w:val="en-GB"/>
        </w:rPr>
        <w:drawing>
          <wp:inline distT="0" distB="0" distL="0" distR="0" wp14:anchorId="07368568" wp14:editId="718B56B2">
            <wp:extent cx="5943600" cy="59436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19FB27C" w14:textId="668EEB1A" w:rsidR="005C5F8D" w:rsidRDefault="005C5F8D">
      <w:pPr>
        <w:rPr>
          <w:rFonts w:cstheme="minorHAnsi"/>
          <w:b/>
          <w:bCs/>
          <w:lang w:val="en-GB"/>
        </w:rPr>
      </w:pPr>
    </w:p>
    <w:p w14:paraId="5A3E37D6" w14:textId="1AE1F1DF" w:rsidR="005C5F8D" w:rsidRPr="00194654" w:rsidRDefault="005C5F8D" w:rsidP="005C5F8D">
      <w:pPr>
        <w:rPr>
          <w:rFonts w:cstheme="minorHAnsi"/>
          <w:b/>
          <w:bCs/>
          <w:lang w:val="en-GB"/>
        </w:rPr>
      </w:pPr>
      <w:commentRangeStart w:id="1372"/>
      <w:r w:rsidRPr="00194654">
        <w:rPr>
          <w:rFonts w:cstheme="minorHAnsi"/>
          <w:b/>
          <w:bCs/>
          <w:lang w:val="en-GB"/>
        </w:rPr>
        <w:t xml:space="preserve">Supplementary Figure </w:t>
      </w:r>
      <w:r>
        <w:rPr>
          <w:rFonts w:cstheme="minorHAnsi"/>
          <w:b/>
          <w:bCs/>
          <w:lang w:val="en-GB"/>
        </w:rPr>
        <w:t>2</w:t>
      </w:r>
      <w:r w:rsidRPr="00194654">
        <w:rPr>
          <w:rFonts w:cstheme="minorHAnsi"/>
          <w:b/>
          <w:bCs/>
          <w:lang w:val="en-GB"/>
        </w:rPr>
        <w:t xml:space="preserve">. </w:t>
      </w:r>
      <w:r>
        <w:rPr>
          <w:rFonts w:cstheme="minorHAnsi"/>
          <w:b/>
          <w:bCs/>
          <w:lang w:val="en-GB"/>
        </w:rPr>
        <w:t>Validation for bird detection model from experiment 2</w:t>
      </w:r>
      <w:commentRangeEnd w:id="1372"/>
      <w:r w:rsidR="002C1C43">
        <w:rPr>
          <w:rStyle w:val="CommentReference"/>
        </w:rPr>
        <w:commentReference w:id="1372"/>
      </w:r>
      <w:r>
        <w:rPr>
          <w:rFonts w:cstheme="minorHAnsi"/>
          <w:b/>
          <w:bCs/>
          <w:lang w:val="en-GB"/>
        </w:rPr>
        <w:t>.</w:t>
      </w:r>
    </w:p>
    <w:p w14:paraId="13DE3D29" w14:textId="1FF0F26C" w:rsidR="005C5F8D" w:rsidRDefault="005C5F8D">
      <w:pPr>
        <w:rPr>
          <w:rFonts w:cstheme="minorHAnsi"/>
          <w:b/>
          <w:bCs/>
          <w:lang w:val="en-GB"/>
        </w:rPr>
      </w:pPr>
      <w:r>
        <w:rPr>
          <w:rFonts w:cstheme="minorHAnsi"/>
          <w:b/>
          <w:bCs/>
          <w:lang w:val="en-GB"/>
        </w:rPr>
        <w:br w:type="page"/>
      </w:r>
    </w:p>
    <w:p w14:paraId="7990DF5D" w14:textId="77777777" w:rsidR="005C5F8D" w:rsidRDefault="005C5F8D">
      <w:pPr>
        <w:rPr>
          <w:rFonts w:cstheme="minorHAnsi"/>
          <w:b/>
          <w:bCs/>
          <w:lang w:val="en-GB"/>
        </w:rPr>
      </w:pPr>
    </w:p>
    <w:p w14:paraId="403CE1E5" w14:textId="47A23E1A" w:rsidR="001841CE" w:rsidRDefault="001841CE">
      <w:pPr>
        <w:rPr>
          <w:rFonts w:cstheme="minorHAnsi"/>
          <w:b/>
          <w:bCs/>
          <w:lang w:val="en-GB"/>
        </w:rPr>
      </w:pPr>
      <w:r>
        <w:rPr>
          <w:rFonts w:cstheme="minorHAnsi"/>
          <w:b/>
          <w:bCs/>
          <w:noProof/>
          <w:lang w:val="en-GB"/>
        </w:rPr>
        <w:drawing>
          <wp:inline distT="0" distB="0" distL="0" distR="0" wp14:anchorId="36354031" wp14:editId="2A3E503D">
            <wp:extent cx="5943600" cy="59436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28F2BE1" w14:textId="59932EA1" w:rsidR="00581E34" w:rsidRDefault="001841CE" w:rsidP="001841CE">
      <w:pPr>
        <w:rPr>
          <w:rFonts w:cstheme="minorHAnsi"/>
          <w:b/>
          <w:bCs/>
          <w:lang w:val="en-GB"/>
        </w:rPr>
      </w:pPr>
      <w:commentRangeStart w:id="1373"/>
      <w:r w:rsidRPr="00194654">
        <w:rPr>
          <w:rFonts w:cstheme="minorHAnsi"/>
          <w:b/>
          <w:bCs/>
          <w:lang w:val="en-GB"/>
        </w:rPr>
        <w:t xml:space="preserve">Supplementary Figure </w:t>
      </w:r>
      <w:r>
        <w:rPr>
          <w:rFonts w:cstheme="minorHAnsi"/>
          <w:b/>
          <w:bCs/>
          <w:lang w:val="en-GB"/>
        </w:rPr>
        <w:t>3</w:t>
      </w:r>
      <w:r w:rsidRPr="00194654">
        <w:rPr>
          <w:rFonts w:cstheme="minorHAnsi"/>
          <w:b/>
          <w:bCs/>
          <w:lang w:val="en-GB"/>
        </w:rPr>
        <w:t xml:space="preserve">. </w:t>
      </w:r>
      <w:r>
        <w:rPr>
          <w:rFonts w:cstheme="minorHAnsi"/>
          <w:b/>
          <w:bCs/>
          <w:lang w:val="en-GB"/>
        </w:rPr>
        <w:t>V</w:t>
      </w:r>
      <w:r w:rsidRPr="00194654">
        <w:rPr>
          <w:rFonts w:cstheme="minorHAnsi"/>
          <w:b/>
          <w:bCs/>
          <w:lang w:val="en-GB"/>
        </w:rPr>
        <w:t xml:space="preserve">alidation for </w:t>
      </w:r>
      <w:r>
        <w:rPr>
          <w:rFonts w:cstheme="minorHAnsi"/>
          <w:b/>
          <w:bCs/>
          <w:lang w:val="en-GB"/>
        </w:rPr>
        <w:t>bird richness model from experiment 2.</w:t>
      </w:r>
      <w:commentRangeEnd w:id="1373"/>
      <w:r w:rsidR="002C1C43">
        <w:rPr>
          <w:rStyle w:val="CommentReference"/>
        </w:rPr>
        <w:commentReference w:id="1373"/>
      </w:r>
    </w:p>
    <w:p w14:paraId="3A20A7BD" w14:textId="7E70B2CC" w:rsidR="001841CE" w:rsidRDefault="001841CE">
      <w:pPr>
        <w:rPr>
          <w:rFonts w:cstheme="minorHAnsi"/>
          <w:b/>
          <w:bCs/>
          <w:lang w:val="en-GB"/>
        </w:rPr>
      </w:pPr>
      <w:r>
        <w:rPr>
          <w:rFonts w:cstheme="minorHAnsi"/>
          <w:b/>
          <w:bCs/>
          <w:lang w:val="en-GB"/>
        </w:rPr>
        <w:br w:type="page"/>
      </w:r>
    </w:p>
    <w:p w14:paraId="448833EB" w14:textId="32FF700D" w:rsidR="00581E34" w:rsidRDefault="00581E34" w:rsidP="00581E34">
      <w:pPr>
        <w:jc w:val="center"/>
        <w:rPr>
          <w:rFonts w:cstheme="minorHAnsi"/>
          <w:b/>
          <w:bCs/>
          <w:lang w:val="en-GB"/>
        </w:rPr>
      </w:pPr>
      <w:r>
        <w:rPr>
          <w:rFonts w:cstheme="minorHAnsi"/>
          <w:b/>
          <w:bCs/>
          <w:noProof/>
          <w:lang w:val="en-GB"/>
        </w:rPr>
        <w:lastRenderedPageBreak/>
        <w:drawing>
          <wp:inline distT="0" distB="0" distL="0" distR="0" wp14:anchorId="0A3783CE" wp14:editId="776D310B">
            <wp:extent cx="5370653" cy="7519029"/>
            <wp:effectExtent l="0" t="0" r="1905"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0740" cy="7547151"/>
                    </a:xfrm>
                    <a:prstGeom prst="rect">
                      <a:avLst/>
                    </a:prstGeom>
                  </pic:spPr>
                </pic:pic>
              </a:graphicData>
            </a:graphic>
          </wp:inline>
        </w:drawing>
      </w:r>
    </w:p>
    <w:p w14:paraId="52F52761" w14:textId="66178C76" w:rsidR="00581E34" w:rsidRPr="002C1C43" w:rsidRDefault="00581E34" w:rsidP="00581E34">
      <w:pPr>
        <w:rPr>
          <w:rFonts w:cstheme="minorHAnsi"/>
          <w:lang w:val="en-GB"/>
          <w:rPrChange w:id="1374" w:author="Tyler Steven Coleman" w:date="2022-12-08T11:52:00Z">
            <w:rPr>
              <w:rFonts w:cstheme="minorHAnsi"/>
              <w:b/>
              <w:bCs/>
              <w:lang w:val="en-GB"/>
            </w:rPr>
          </w:rPrChange>
        </w:rPr>
      </w:pPr>
      <w:r w:rsidRPr="00194654">
        <w:rPr>
          <w:rFonts w:cstheme="minorHAnsi"/>
          <w:b/>
          <w:bCs/>
          <w:lang w:val="en-GB"/>
        </w:rPr>
        <w:t xml:space="preserve">Supplementary Figure </w:t>
      </w:r>
      <w:r>
        <w:rPr>
          <w:rFonts w:cstheme="minorHAnsi"/>
          <w:b/>
          <w:bCs/>
          <w:lang w:val="en-GB"/>
        </w:rPr>
        <w:t>4</w:t>
      </w:r>
      <w:r w:rsidRPr="00194654">
        <w:rPr>
          <w:rFonts w:cstheme="minorHAnsi"/>
          <w:b/>
          <w:bCs/>
          <w:lang w:val="en-GB"/>
        </w:rPr>
        <w:t xml:space="preserve">. </w:t>
      </w:r>
      <w:r>
        <w:rPr>
          <w:rFonts w:cstheme="minorHAnsi"/>
          <w:b/>
          <w:bCs/>
          <w:lang w:val="en-GB"/>
        </w:rPr>
        <w:t>Seed detections by sampling period.</w:t>
      </w:r>
      <w:ins w:id="1375" w:author="Tyler Steven Coleman" w:date="2022-12-08T11:52:00Z">
        <w:r w:rsidR="002C1C43">
          <w:rPr>
            <w:rFonts w:cstheme="minorHAnsi"/>
            <w:b/>
            <w:bCs/>
            <w:lang w:val="en-GB"/>
          </w:rPr>
          <w:t xml:space="preserve"> </w:t>
        </w:r>
        <w:r w:rsidR="002C1C43">
          <w:rPr>
            <w:rFonts w:cstheme="minorHAnsi"/>
            <w:lang w:val="en-GB"/>
          </w:rPr>
          <w:t xml:space="preserve">Need to explain the x- and y-axes and what the </w:t>
        </w:r>
      </w:ins>
      <w:ins w:id="1376" w:author="Tyler Steven Coleman" w:date="2022-12-08T11:53:00Z">
        <w:r w:rsidR="002C1C43">
          <w:rPr>
            <w:rFonts w:cstheme="minorHAnsi"/>
            <w:lang w:val="en-GB"/>
          </w:rPr>
          <w:t>colors</w:t>
        </w:r>
      </w:ins>
      <w:ins w:id="1377" w:author="Tyler Steven Coleman" w:date="2022-12-08T11:52:00Z">
        <w:r w:rsidR="002C1C43">
          <w:rPr>
            <w:rFonts w:cstheme="minorHAnsi"/>
            <w:lang w:val="en-GB"/>
          </w:rPr>
          <w:t xml:space="preserve"> rep</w:t>
        </w:r>
      </w:ins>
      <w:ins w:id="1378" w:author="Tyler Steven Coleman" w:date="2022-12-08T11:53:00Z">
        <w:r w:rsidR="002C1C43">
          <w:rPr>
            <w:rFonts w:cstheme="minorHAnsi"/>
            <w:lang w:val="en-GB"/>
          </w:rPr>
          <w:t xml:space="preserve">resent. Also, make sure the colors are labelled correctly and match figure 1 after figure 1 is corrected.  </w:t>
        </w:r>
      </w:ins>
    </w:p>
    <w:p w14:paraId="0C7A82B6" w14:textId="77777777" w:rsidR="00581E34" w:rsidRDefault="00581E34">
      <w:pPr>
        <w:rPr>
          <w:rFonts w:cstheme="minorHAnsi"/>
          <w:b/>
          <w:bCs/>
          <w:lang w:val="en-GB"/>
        </w:rPr>
      </w:pPr>
    </w:p>
    <w:p w14:paraId="6AF0392C" w14:textId="36F9522F" w:rsidR="001841CE" w:rsidRDefault="001B0BCD">
      <w:pPr>
        <w:rPr>
          <w:rFonts w:cstheme="minorHAnsi"/>
          <w:b/>
          <w:bCs/>
          <w:lang w:val="en-GB"/>
        </w:rPr>
      </w:pPr>
      <w:r>
        <w:rPr>
          <w:rFonts w:cstheme="minorHAnsi"/>
          <w:b/>
          <w:bCs/>
          <w:noProof/>
          <w:lang w:val="en-GB"/>
        </w:rPr>
        <w:drawing>
          <wp:inline distT="0" distB="0" distL="0" distR="0" wp14:anchorId="15D2B2E3" wp14:editId="33A3C5C3">
            <wp:extent cx="5605780" cy="3148314"/>
            <wp:effectExtent l="0" t="0" r="0" b="1905"/>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rotWithShape="1">
                    <a:blip r:embed="rId19">
                      <a:extLst>
                        <a:ext uri="{28A0092B-C50C-407E-A947-70E740481C1C}">
                          <a14:useLocalDpi xmlns:a14="http://schemas.microsoft.com/office/drawing/2010/main" val="0"/>
                        </a:ext>
                      </a:extLst>
                    </a:blip>
                    <a:srcRect b="7792"/>
                    <a:stretch/>
                  </pic:blipFill>
                  <pic:spPr bwMode="auto">
                    <a:xfrm>
                      <a:off x="0" y="0"/>
                      <a:ext cx="5611540" cy="3151549"/>
                    </a:xfrm>
                    <a:prstGeom prst="rect">
                      <a:avLst/>
                    </a:prstGeom>
                    <a:ln>
                      <a:noFill/>
                    </a:ln>
                    <a:extLst>
                      <a:ext uri="{53640926-AAD7-44D8-BBD7-CCE9431645EC}">
                        <a14:shadowObscured xmlns:a14="http://schemas.microsoft.com/office/drawing/2010/main"/>
                      </a:ext>
                    </a:extLst>
                  </pic:spPr>
                </pic:pic>
              </a:graphicData>
            </a:graphic>
          </wp:inline>
        </w:drawing>
      </w:r>
    </w:p>
    <w:p w14:paraId="2CE6A614" w14:textId="3AD464CA" w:rsidR="001B0BCD" w:rsidRPr="002C1C43" w:rsidRDefault="001B0BCD" w:rsidP="001B0BCD">
      <w:pPr>
        <w:rPr>
          <w:rFonts w:cstheme="minorHAnsi"/>
          <w:lang w:val="en-GB"/>
          <w:rPrChange w:id="1379" w:author="Tyler Steven Coleman" w:date="2022-12-08T11:54:00Z">
            <w:rPr>
              <w:rFonts w:cstheme="minorHAnsi"/>
              <w:b/>
              <w:bCs/>
              <w:lang w:val="en-GB"/>
            </w:rPr>
          </w:rPrChange>
        </w:rPr>
      </w:pPr>
      <w:r w:rsidRPr="00194654">
        <w:rPr>
          <w:rFonts w:cstheme="minorHAnsi"/>
          <w:b/>
          <w:bCs/>
          <w:lang w:val="en-GB"/>
        </w:rPr>
        <w:t xml:space="preserve">Supplementary Figure </w:t>
      </w:r>
      <w:r w:rsidR="00581E34">
        <w:rPr>
          <w:rFonts w:cstheme="minorHAnsi"/>
          <w:b/>
          <w:bCs/>
          <w:lang w:val="en-GB"/>
        </w:rPr>
        <w:t>5</w:t>
      </w:r>
      <w:r w:rsidRPr="00194654">
        <w:rPr>
          <w:rFonts w:cstheme="minorHAnsi"/>
          <w:b/>
          <w:bCs/>
          <w:lang w:val="en-GB"/>
        </w:rPr>
        <w:t xml:space="preserve">. </w:t>
      </w:r>
      <w:r>
        <w:rPr>
          <w:rFonts w:cstheme="minorHAnsi"/>
          <w:b/>
          <w:bCs/>
          <w:lang w:val="en-GB"/>
        </w:rPr>
        <w:t>V</w:t>
      </w:r>
      <w:r w:rsidRPr="00194654">
        <w:rPr>
          <w:rFonts w:cstheme="minorHAnsi"/>
          <w:b/>
          <w:bCs/>
          <w:lang w:val="en-GB"/>
        </w:rPr>
        <w:t xml:space="preserve">alidation for </w:t>
      </w:r>
      <w:r>
        <w:rPr>
          <w:rFonts w:cstheme="minorHAnsi"/>
          <w:b/>
          <w:bCs/>
          <w:lang w:val="en-GB"/>
        </w:rPr>
        <w:t>seed detection model for experiment 2.</w:t>
      </w:r>
      <w:ins w:id="1380" w:author="Tyler Steven Coleman" w:date="2022-12-08T11:54:00Z">
        <w:r w:rsidR="002C1C43">
          <w:rPr>
            <w:rFonts w:cstheme="minorHAnsi"/>
            <w:lang w:val="en-GB"/>
          </w:rPr>
          <w:t xml:space="preserve"> What do the colors represent?</w:t>
        </w:r>
      </w:ins>
    </w:p>
    <w:p w14:paraId="21718987" w14:textId="77777777" w:rsidR="001B0BCD" w:rsidRDefault="001B0BCD">
      <w:pPr>
        <w:rPr>
          <w:rFonts w:cstheme="minorHAnsi"/>
          <w:b/>
          <w:bCs/>
          <w:lang w:val="en-GB"/>
        </w:rPr>
      </w:pPr>
    </w:p>
    <w:p w14:paraId="141395AF" w14:textId="5CAF9B2F" w:rsidR="001B0BCD" w:rsidRDefault="001B0BCD">
      <w:pPr>
        <w:rPr>
          <w:rFonts w:cstheme="minorHAnsi"/>
          <w:b/>
          <w:bCs/>
          <w:lang w:val="en-GB"/>
        </w:rPr>
      </w:pPr>
      <w:r>
        <w:rPr>
          <w:rFonts w:cstheme="minorHAnsi"/>
          <w:b/>
          <w:bCs/>
          <w:lang w:val="en-GB"/>
        </w:rPr>
        <w:br w:type="page"/>
      </w:r>
    </w:p>
    <w:p w14:paraId="57E145F8" w14:textId="3D03BB38" w:rsidR="00581E34" w:rsidRDefault="00581E34">
      <w:pPr>
        <w:rPr>
          <w:rFonts w:cstheme="minorHAnsi"/>
          <w:b/>
          <w:bCs/>
          <w:lang w:val="en-GB"/>
        </w:rPr>
      </w:pPr>
      <w:r>
        <w:rPr>
          <w:rFonts w:cstheme="minorHAnsi"/>
          <w:b/>
          <w:bCs/>
          <w:noProof/>
          <w:lang w:val="en-GB"/>
        </w:rPr>
        <w:lastRenderedPageBreak/>
        <w:drawing>
          <wp:inline distT="0" distB="0" distL="0" distR="0" wp14:anchorId="36D9C140" wp14:editId="4A8A9CD1">
            <wp:extent cx="5943600" cy="7478264"/>
            <wp:effectExtent l="0" t="0" r="0" b="254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rotWithShape="1">
                    <a:blip r:embed="rId20">
                      <a:extLst>
                        <a:ext uri="{28A0092B-C50C-407E-A947-70E740481C1C}">
                          <a14:useLocalDpi xmlns:a14="http://schemas.microsoft.com/office/drawing/2010/main" val="0"/>
                        </a:ext>
                      </a:extLst>
                    </a:blip>
                    <a:srcRect l="10502" t="6512" r="8168" b="8211"/>
                    <a:stretch/>
                  </pic:blipFill>
                  <pic:spPr bwMode="auto">
                    <a:xfrm>
                      <a:off x="0" y="0"/>
                      <a:ext cx="5943600" cy="7478264"/>
                    </a:xfrm>
                    <a:prstGeom prst="rect">
                      <a:avLst/>
                    </a:prstGeom>
                    <a:ln>
                      <a:noFill/>
                    </a:ln>
                    <a:extLst>
                      <a:ext uri="{53640926-AAD7-44D8-BBD7-CCE9431645EC}">
                        <a14:shadowObscured xmlns:a14="http://schemas.microsoft.com/office/drawing/2010/main"/>
                      </a:ext>
                    </a:extLst>
                  </pic:spPr>
                </pic:pic>
              </a:graphicData>
            </a:graphic>
          </wp:inline>
        </w:drawing>
      </w:r>
    </w:p>
    <w:p w14:paraId="4586868F" w14:textId="777D03D7" w:rsidR="00581E34" w:rsidRPr="00C61021" w:rsidRDefault="00581E34" w:rsidP="00581E34">
      <w:pPr>
        <w:rPr>
          <w:rFonts w:cstheme="minorHAnsi"/>
          <w:lang w:val="en-GB"/>
          <w:rPrChange w:id="1381" w:author="Tyler Steven Coleman" w:date="2022-12-08T11:54:00Z">
            <w:rPr>
              <w:rFonts w:cstheme="minorHAnsi"/>
              <w:b/>
              <w:bCs/>
              <w:lang w:val="en-GB"/>
            </w:rPr>
          </w:rPrChange>
        </w:rPr>
      </w:pPr>
      <w:r w:rsidRPr="00194654">
        <w:rPr>
          <w:rFonts w:cstheme="minorHAnsi"/>
          <w:b/>
          <w:bCs/>
          <w:lang w:val="en-GB"/>
        </w:rPr>
        <w:t xml:space="preserve">Supplementary Figure </w:t>
      </w:r>
      <w:r>
        <w:rPr>
          <w:rFonts w:cstheme="minorHAnsi"/>
          <w:b/>
          <w:bCs/>
          <w:lang w:val="en-GB"/>
        </w:rPr>
        <w:t>6</w:t>
      </w:r>
      <w:r w:rsidRPr="00194654">
        <w:rPr>
          <w:rFonts w:cstheme="minorHAnsi"/>
          <w:b/>
          <w:bCs/>
          <w:lang w:val="en-GB"/>
        </w:rPr>
        <w:t xml:space="preserve">. </w:t>
      </w:r>
      <w:r>
        <w:rPr>
          <w:rFonts w:cstheme="minorHAnsi"/>
          <w:b/>
          <w:bCs/>
          <w:lang w:val="en-GB"/>
        </w:rPr>
        <w:t>Seed richness changes across time.</w:t>
      </w:r>
      <w:ins w:id="1382" w:author="Tyler Steven Coleman" w:date="2022-12-08T11:54:00Z">
        <w:r w:rsidR="00C61021">
          <w:rPr>
            <w:rFonts w:cstheme="minorHAnsi"/>
            <w:b/>
            <w:bCs/>
            <w:lang w:val="en-GB"/>
          </w:rPr>
          <w:t xml:space="preserve"> </w:t>
        </w:r>
        <w:r w:rsidR="00C61021">
          <w:rPr>
            <w:rFonts w:cstheme="minorHAnsi"/>
            <w:lang w:val="en-GB"/>
          </w:rPr>
          <w:t>Ex</w:t>
        </w:r>
      </w:ins>
      <w:ins w:id="1383" w:author="Tyler Steven Coleman" w:date="2022-12-08T11:55:00Z">
        <w:r w:rsidR="00C61021">
          <w:rPr>
            <w:rFonts w:cstheme="minorHAnsi"/>
            <w:lang w:val="en-GB"/>
          </w:rPr>
          <w:t xml:space="preserve">plain the figure. </w:t>
        </w:r>
      </w:ins>
    </w:p>
    <w:p w14:paraId="53322371" w14:textId="77777777" w:rsidR="00581E34" w:rsidRDefault="00581E34">
      <w:pPr>
        <w:rPr>
          <w:rFonts w:cstheme="minorHAnsi"/>
          <w:b/>
          <w:bCs/>
          <w:lang w:val="en-GB"/>
        </w:rPr>
      </w:pPr>
    </w:p>
    <w:p w14:paraId="3F0AE036" w14:textId="68A43F47" w:rsidR="006378AE" w:rsidRDefault="006378AE">
      <w:pPr>
        <w:rPr>
          <w:rFonts w:cstheme="minorHAnsi"/>
          <w:b/>
          <w:bCs/>
          <w:lang w:val="en-GB"/>
        </w:rPr>
      </w:pPr>
      <w:r>
        <w:rPr>
          <w:rFonts w:cstheme="minorHAnsi"/>
          <w:b/>
          <w:bCs/>
          <w:noProof/>
          <w:lang w:val="en-GB"/>
        </w:rPr>
        <w:lastRenderedPageBreak/>
        <w:drawing>
          <wp:inline distT="0" distB="0" distL="0" distR="0" wp14:anchorId="001C67E7" wp14:editId="7FAA20D1">
            <wp:extent cx="5943600" cy="5943600"/>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8411CE" w14:textId="77777777" w:rsidR="006378AE" w:rsidRDefault="006378AE">
      <w:pPr>
        <w:rPr>
          <w:rFonts w:cstheme="minorHAnsi"/>
          <w:b/>
          <w:bCs/>
          <w:lang w:val="en-GB"/>
        </w:rPr>
      </w:pPr>
    </w:p>
    <w:p w14:paraId="13A857BE" w14:textId="06E487B3" w:rsidR="006378AE" w:rsidRDefault="006378AE">
      <w:pPr>
        <w:rPr>
          <w:rFonts w:cstheme="minorHAnsi"/>
          <w:b/>
          <w:bCs/>
          <w:lang w:val="en-GB"/>
        </w:rPr>
      </w:pPr>
      <w:commentRangeStart w:id="1384"/>
      <w:r w:rsidRPr="00194654">
        <w:rPr>
          <w:rFonts w:cstheme="minorHAnsi"/>
          <w:b/>
          <w:bCs/>
          <w:lang w:val="en-GB"/>
        </w:rPr>
        <w:t xml:space="preserve">Supplementary Figure </w:t>
      </w:r>
      <w:r w:rsidR="00581E34">
        <w:rPr>
          <w:rFonts w:cstheme="minorHAnsi"/>
          <w:b/>
          <w:bCs/>
          <w:lang w:val="en-GB"/>
        </w:rPr>
        <w:t>7</w:t>
      </w:r>
      <w:r w:rsidRPr="00194654">
        <w:rPr>
          <w:rFonts w:cstheme="minorHAnsi"/>
          <w:b/>
          <w:bCs/>
          <w:lang w:val="en-GB"/>
        </w:rPr>
        <w:t xml:space="preserve">. </w:t>
      </w:r>
      <w:r>
        <w:rPr>
          <w:rFonts w:cstheme="minorHAnsi"/>
          <w:b/>
          <w:bCs/>
          <w:lang w:val="en-GB"/>
        </w:rPr>
        <w:t>V</w:t>
      </w:r>
      <w:r w:rsidRPr="00194654">
        <w:rPr>
          <w:rFonts w:cstheme="minorHAnsi"/>
          <w:b/>
          <w:bCs/>
          <w:lang w:val="en-GB"/>
        </w:rPr>
        <w:t xml:space="preserve">alidation for </w:t>
      </w:r>
      <w:r>
        <w:rPr>
          <w:rFonts w:cstheme="minorHAnsi"/>
          <w:b/>
          <w:bCs/>
          <w:lang w:val="en-GB"/>
        </w:rPr>
        <w:t>seed richness model from experiment 2.</w:t>
      </w:r>
      <w:commentRangeEnd w:id="1384"/>
      <w:r w:rsidR="00C61021">
        <w:rPr>
          <w:rStyle w:val="CommentReference"/>
        </w:rPr>
        <w:commentReference w:id="1384"/>
      </w:r>
    </w:p>
    <w:p w14:paraId="63FC77C3" w14:textId="2F4015CE" w:rsidR="00262E0C" w:rsidRPr="00273D90" w:rsidRDefault="00262E0C" w:rsidP="00273D90">
      <w:pPr>
        <w:rPr>
          <w:rFonts w:cstheme="minorHAnsi"/>
          <w:b/>
          <w:bCs/>
          <w:lang w:val="en-GB"/>
        </w:rPr>
      </w:pPr>
    </w:p>
    <w:sectPr w:rsidR="00262E0C" w:rsidRPr="00273D90" w:rsidSect="00936F7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Tyler Steven Coleman" w:date="2022-12-08T10:29:00Z" w:initials="TSC">
    <w:p w14:paraId="19F97113" w14:textId="77777777" w:rsidR="00C20457" w:rsidRDefault="00C20457" w:rsidP="007E2623">
      <w:r>
        <w:rPr>
          <w:rStyle w:val="CommentReference"/>
        </w:rPr>
        <w:annotationRef/>
      </w:r>
      <w:r>
        <w:rPr>
          <w:sz w:val="20"/>
          <w:szCs w:val="20"/>
        </w:rPr>
        <w:t>richness alone is too broad</w:t>
      </w:r>
    </w:p>
  </w:comment>
  <w:comment w:id="40" w:author="Mason,David Steven" w:date="2022-09-30T14:53:00Z" w:initials="MS">
    <w:p w14:paraId="54108984" w14:textId="222FC7BB" w:rsidR="0006199B" w:rsidRDefault="0006199B" w:rsidP="00BA7365">
      <w:r>
        <w:rPr>
          <w:rStyle w:val="CommentReference"/>
        </w:rPr>
        <w:annotationRef/>
      </w:r>
      <w:r>
        <w:rPr>
          <w:sz w:val="20"/>
          <w:szCs w:val="20"/>
        </w:rPr>
        <w:t>You can think of some more based on what we talk about in the manuscript</w:t>
      </w:r>
    </w:p>
  </w:comment>
  <w:comment w:id="63" w:author="Tyler Steven Coleman" w:date="2022-12-05T19:25:00Z" w:initials="TSC">
    <w:p w14:paraId="077F71AD" w14:textId="77777777" w:rsidR="003041E4" w:rsidRDefault="003041E4" w:rsidP="00644B2D">
      <w:r>
        <w:rPr>
          <w:rStyle w:val="CommentReference"/>
        </w:rPr>
        <w:annotationRef/>
      </w:r>
      <w:r>
        <w:rPr>
          <w:sz w:val="20"/>
          <w:szCs w:val="20"/>
        </w:rPr>
        <w:t>I would update these to 2022 now.</w:t>
      </w:r>
    </w:p>
  </w:comment>
  <w:comment w:id="59" w:author="Tyler Steven Coleman" w:date="2022-12-05T19:29:00Z" w:initials="TSC">
    <w:p w14:paraId="56AA0513" w14:textId="77777777" w:rsidR="003041E4" w:rsidRDefault="003041E4" w:rsidP="00DC0292">
      <w:r>
        <w:rPr>
          <w:rStyle w:val="CommentReference"/>
        </w:rPr>
        <w:annotationRef/>
      </w:r>
      <w:r>
        <w:rPr>
          <w:sz w:val="20"/>
          <w:szCs w:val="20"/>
        </w:rPr>
        <w:t>Can just add this to the beginning of the first paragraph or the end of the last in the methods section; unless the journal specifically asks for a “software” section.</w:t>
      </w:r>
    </w:p>
  </w:comment>
  <w:comment w:id="67" w:author="Tyler Steven Coleman" w:date="2022-12-05T19:28:00Z" w:initials="TSC">
    <w:p w14:paraId="5C4AB928" w14:textId="20B0AE02" w:rsidR="003041E4" w:rsidRDefault="003041E4" w:rsidP="00C85F6A">
      <w:r>
        <w:rPr>
          <w:rStyle w:val="CommentReference"/>
        </w:rPr>
        <w:annotationRef/>
      </w:r>
      <w:r>
        <w:rPr>
          <w:sz w:val="20"/>
          <w:szCs w:val="20"/>
        </w:rPr>
        <w:t>It sounds really bad to “manipulate” data, haha. We may want to remove that.</w:t>
      </w:r>
    </w:p>
  </w:comment>
  <w:comment w:id="68" w:author="Tyler Steven Coleman" w:date="2022-12-06T11:37:00Z" w:initials="TSC">
    <w:p w14:paraId="4A20D853" w14:textId="77777777" w:rsidR="001B24E2" w:rsidRDefault="001B24E2" w:rsidP="00006192">
      <w:r>
        <w:rPr>
          <w:rStyle w:val="CommentReference"/>
        </w:rPr>
        <w:annotationRef/>
      </w:r>
      <w:r>
        <w:rPr>
          <w:sz w:val="20"/>
          <w:szCs w:val="20"/>
        </w:rPr>
        <w:t>active voice and below is passive; have to stay consistent; see comment in experiment 2 section</w:t>
      </w:r>
    </w:p>
  </w:comment>
  <w:comment w:id="86" w:author="Tyler Steven Coleman" w:date="2022-12-05T19:32:00Z" w:initials="TSC">
    <w:p w14:paraId="2E8F19EF" w14:textId="13C3B880" w:rsidR="003041E4" w:rsidRDefault="003041E4" w:rsidP="00A10D9B">
      <w:r>
        <w:rPr>
          <w:rStyle w:val="CommentReference"/>
        </w:rPr>
        <w:annotationRef/>
      </w:r>
      <w:r>
        <w:rPr>
          <w:sz w:val="20"/>
          <w:szCs w:val="20"/>
        </w:rPr>
        <w:t>If the “software” section is removed.</w:t>
      </w:r>
    </w:p>
  </w:comment>
  <w:comment w:id="93" w:author="Tyler Steven Coleman" w:date="2022-12-05T19:36:00Z" w:initials="TSC">
    <w:p w14:paraId="33D28C5F" w14:textId="77777777" w:rsidR="00E33F24" w:rsidRDefault="00E33F24" w:rsidP="00FB1E32">
      <w:r>
        <w:rPr>
          <w:rStyle w:val="CommentReference"/>
        </w:rPr>
        <w:annotationRef/>
      </w:r>
      <w:r>
        <w:rPr>
          <w:sz w:val="20"/>
          <w:szCs w:val="20"/>
        </w:rPr>
        <w:t>usually italicize functions, but it depends on the journal</w:t>
      </w:r>
    </w:p>
  </w:comment>
  <w:comment w:id="94" w:author="Tyler Steven Coleman" w:date="2022-12-06T12:45:00Z" w:initials="TSC">
    <w:p w14:paraId="261DB9DC" w14:textId="77777777" w:rsidR="005018CA" w:rsidRDefault="005018CA" w:rsidP="0087714E">
      <w:r>
        <w:rPr>
          <w:rStyle w:val="CommentReference"/>
        </w:rPr>
        <w:annotationRef/>
      </w:r>
      <w:r>
        <w:rPr>
          <w:sz w:val="20"/>
          <w:szCs w:val="20"/>
        </w:rPr>
        <w:t>I do not do this throughout the paper.</w:t>
      </w:r>
    </w:p>
  </w:comment>
  <w:comment w:id="102" w:author="Tyler Steven Coleman" w:date="2022-12-06T10:57:00Z" w:initials="TSC">
    <w:p w14:paraId="07FF6B5F" w14:textId="77777777" w:rsidR="00971213" w:rsidRDefault="003B5A42" w:rsidP="0027663F">
      <w:r>
        <w:rPr>
          <w:rStyle w:val="CommentReference"/>
        </w:rPr>
        <w:annotationRef/>
      </w:r>
      <w:r w:rsidR="00971213">
        <w:rPr>
          <w:sz w:val="20"/>
          <w:szCs w:val="20"/>
        </w:rPr>
        <w:t>Tend to jump back and forth between sampling “event” and “period” for this experiment throughout; I would just keep it consistent for the entire paper; I think I corrected all of these occurrences to match, but please make sure</w:t>
      </w:r>
    </w:p>
  </w:comment>
  <w:comment w:id="299" w:author="Tyler Steven Coleman" w:date="2022-12-05T19:50:00Z" w:initials="TSC">
    <w:p w14:paraId="61E25496" w14:textId="3552B4D2" w:rsidR="00016625" w:rsidRDefault="00016625" w:rsidP="00251055">
      <w:r>
        <w:rPr>
          <w:rStyle w:val="CommentReference"/>
        </w:rPr>
        <w:annotationRef/>
      </w:r>
      <w:r>
        <w:rPr>
          <w:sz w:val="20"/>
          <w:szCs w:val="20"/>
        </w:rPr>
        <w:t>If you want to add your written out model, do it after you explain what is in it, where I wrote “formulated as” and then add these as “(eq. 1)” or however the journal wants equations labelled. So if you wanted to do this, it would be similar to what I added above. But this is also relatively straightforward, so we may not need the actual model here written out. I will leave that up to you. But make sure we explain every parameter in the model if it is included.</w:t>
      </w:r>
    </w:p>
  </w:comment>
  <w:comment w:id="300" w:author="Tyler Steven Coleman" w:date="2022-12-09T00:08:00Z" w:initials="TSC">
    <w:p w14:paraId="35D8C24E" w14:textId="77777777" w:rsidR="00971213" w:rsidRDefault="00971213" w:rsidP="009D54CB">
      <w:r>
        <w:rPr>
          <w:rStyle w:val="CommentReference"/>
        </w:rPr>
        <w:annotationRef/>
      </w:r>
      <w:r>
        <w:rPr>
          <w:sz w:val="20"/>
          <w:szCs w:val="20"/>
        </w:rPr>
        <w:t>I did this for every model. I think they look good all written out and explained now.</w:t>
      </w:r>
    </w:p>
  </w:comment>
  <w:comment w:id="314" w:author="Tyler Steven Coleman" w:date="2022-12-06T11:36:00Z" w:initials="TSC">
    <w:p w14:paraId="2C8E1BA8" w14:textId="77777777" w:rsidR="00971213" w:rsidRDefault="001B24E2" w:rsidP="00B87E5D">
      <w:r>
        <w:rPr>
          <w:rStyle w:val="CommentReference"/>
        </w:rPr>
        <w:annotationRef/>
      </w:r>
      <w:r w:rsidR="00971213">
        <w:rPr>
          <w:sz w:val="20"/>
          <w:szCs w:val="20"/>
        </w:rPr>
        <w:t>Above we are using active voice and the experiment 2 uses passive voice. We have to choose one or the other. We cannot go back and forth between the two. Here, I am switching this paragraph to active voice; however, I am a fan of passive voice. But in reality I do not think it matters as long as the paper (or even sections of the paper) is/are consistent.</w:t>
      </w:r>
    </w:p>
  </w:comment>
  <w:comment w:id="317" w:author="Tyler Steven Coleman" w:date="2022-12-06T11:39:00Z" w:initials="TSC">
    <w:p w14:paraId="25F58AB5" w14:textId="70B75F35" w:rsidR="001B24E2" w:rsidRDefault="001B24E2" w:rsidP="00B901BC">
      <w:r>
        <w:rPr>
          <w:rStyle w:val="CommentReference"/>
        </w:rPr>
        <w:annotationRef/>
      </w:r>
      <w:r>
        <w:rPr>
          <w:sz w:val="20"/>
          <w:szCs w:val="20"/>
        </w:rPr>
        <w:t>We use the oxford comma above. Again, I don’t care, but this has to be consistent throughout the paper. It’s a lot easier to use it than not use it as it leaves less interpretation error for the reader.</w:t>
      </w:r>
    </w:p>
  </w:comment>
  <w:comment w:id="328" w:author="Tyler Steven Coleman" w:date="2022-12-06T11:42:00Z" w:initials="TSC">
    <w:p w14:paraId="666E2D1F" w14:textId="77777777" w:rsidR="0082733B" w:rsidRDefault="0082733B" w:rsidP="00030AA1">
      <w:r>
        <w:rPr>
          <w:rStyle w:val="CommentReference"/>
        </w:rPr>
        <w:annotationRef/>
      </w:r>
      <w:r>
        <w:rPr>
          <w:sz w:val="20"/>
          <w:szCs w:val="20"/>
        </w:rPr>
        <w:t xml:space="preserve">this implies pine and oak trees </w:t>
      </w:r>
      <w:r>
        <w:rPr>
          <w:b/>
          <w:bCs/>
          <w:sz w:val="20"/>
          <w:szCs w:val="20"/>
        </w:rPr>
        <w:t>never</w:t>
      </w:r>
      <w:r>
        <w:rPr>
          <w:sz w:val="20"/>
          <w:szCs w:val="20"/>
        </w:rPr>
        <w:t xml:space="preserve"> overlapped with each other</w:t>
      </w:r>
    </w:p>
  </w:comment>
  <w:comment w:id="335" w:author="Tyler Steven Coleman" w:date="2022-12-06T11:45:00Z" w:initials="TSC">
    <w:p w14:paraId="4A3C947F" w14:textId="77777777" w:rsidR="0082733B" w:rsidRDefault="0082733B" w:rsidP="005065E5">
      <w:r>
        <w:rPr>
          <w:rStyle w:val="CommentReference"/>
        </w:rPr>
        <w:annotationRef/>
      </w:r>
      <w:r>
        <w:rPr>
          <w:sz w:val="20"/>
          <w:szCs w:val="20"/>
        </w:rPr>
        <w:t>need “whitetail” to distinguish from other species of deer</w:t>
      </w:r>
    </w:p>
  </w:comment>
  <w:comment w:id="337" w:author="Tyler Steven Coleman" w:date="2022-12-06T11:45:00Z" w:initials="TSC">
    <w:p w14:paraId="527A9DF9" w14:textId="2296CE11" w:rsidR="0082733B" w:rsidRDefault="0082733B" w:rsidP="001B7E44">
      <w:r>
        <w:rPr>
          <w:rStyle w:val="CommentReference"/>
        </w:rPr>
        <w:annotationRef/>
      </w:r>
      <w:r>
        <w:rPr>
          <w:sz w:val="20"/>
          <w:szCs w:val="20"/>
        </w:rPr>
        <w:t>need “common” to distinguish from other species of racoon</w:t>
      </w:r>
    </w:p>
  </w:comment>
  <w:comment w:id="340" w:author="Tyler Steven Coleman" w:date="2022-12-06T11:45:00Z" w:initials="TSC">
    <w:p w14:paraId="7705CCC5" w14:textId="629F8657" w:rsidR="0082733B" w:rsidRDefault="0082733B" w:rsidP="0090594F">
      <w:r>
        <w:rPr>
          <w:rStyle w:val="CommentReference"/>
        </w:rPr>
        <w:annotationRef/>
      </w:r>
      <w:r>
        <w:rPr>
          <w:sz w:val="20"/>
          <w:szCs w:val="20"/>
        </w:rPr>
        <w:t>multiple species of squirrels</w:t>
      </w:r>
    </w:p>
  </w:comment>
  <w:comment w:id="344" w:author="Tyler Steven Coleman" w:date="2022-12-06T11:47:00Z" w:initials="TSC">
    <w:p w14:paraId="075197FC" w14:textId="77777777" w:rsidR="0082733B" w:rsidRDefault="0082733B" w:rsidP="000E2830">
      <w:r>
        <w:rPr>
          <w:rStyle w:val="CommentReference"/>
        </w:rPr>
        <w:annotationRef/>
      </w:r>
      <w:r>
        <w:rPr>
          <w:sz w:val="20"/>
          <w:szCs w:val="20"/>
        </w:rPr>
        <w:t>need “wild”</w:t>
      </w:r>
    </w:p>
  </w:comment>
  <w:comment w:id="374" w:author="Tyler Steven Coleman" w:date="2022-12-06T12:11:00Z" w:initials="TSC">
    <w:p w14:paraId="6604F658" w14:textId="77777777" w:rsidR="009B7CB0" w:rsidRDefault="009B7CB0" w:rsidP="00622D0D">
      <w:r>
        <w:rPr>
          <w:rStyle w:val="CommentReference"/>
        </w:rPr>
        <w:annotationRef/>
      </w:r>
      <w:r>
        <w:rPr>
          <w:sz w:val="20"/>
          <w:szCs w:val="20"/>
        </w:rPr>
        <w:t xml:space="preserve">RStudio is only a IDE (integrated development environment). Programming languages R, python, C++, etc. can all be developed into an output using RStudio. When referring to how you do something with code, you want to say what programming language you used. I fixed this before with no comment. But this is why it is important. </w:t>
      </w:r>
    </w:p>
  </w:comment>
  <w:comment w:id="375" w:author="Tyler Steven Coleman" w:date="2022-12-06T12:31:00Z" w:initials="TSC">
    <w:p w14:paraId="6DB8DB71" w14:textId="77777777" w:rsidR="008E56FF" w:rsidRDefault="008E56FF" w:rsidP="00AF3DAF">
      <w:r>
        <w:rPr>
          <w:rStyle w:val="CommentReference"/>
        </w:rPr>
        <w:annotationRef/>
      </w:r>
      <w:r>
        <w:rPr>
          <w:sz w:val="20"/>
          <w:szCs w:val="20"/>
        </w:rPr>
        <w:t>i.e., if you just say “RStudio”, then the reader does not know what program you actually used which is of importance.</w:t>
      </w:r>
    </w:p>
  </w:comment>
  <w:comment w:id="372" w:author="Tyler Steven Coleman" w:date="2022-12-06T11:57:00Z" w:initials="TSC">
    <w:p w14:paraId="3A39DD82" w14:textId="29D2AFE3" w:rsidR="00262710" w:rsidRDefault="00262710" w:rsidP="00B3067B">
      <w:r>
        <w:rPr>
          <w:rStyle w:val="CommentReference"/>
        </w:rPr>
        <w:annotationRef/>
      </w:r>
      <w:r>
        <w:rPr>
          <w:sz w:val="20"/>
          <w:szCs w:val="20"/>
        </w:rPr>
        <w:t xml:space="preserve">Have to convert this to active voice following how I was doing it, or convert everything above to passive voice, including everything in the “experiment 1” section. </w:t>
      </w:r>
    </w:p>
  </w:comment>
  <w:comment w:id="380" w:author="Tyler Steven Coleman" w:date="2022-12-06T14:02:00Z" w:initials="TSC">
    <w:p w14:paraId="1AC51186" w14:textId="77777777" w:rsidR="002D1556" w:rsidRDefault="002D1556" w:rsidP="00010861">
      <w:r>
        <w:rPr>
          <w:rStyle w:val="CommentReference"/>
        </w:rPr>
        <w:annotationRef/>
      </w:r>
      <w:r>
        <w:rPr>
          <w:sz w:val="20"/>
          <w:szCs w:val="20"/>
        </w:rPr>
        <w:t xml:space="preserve">For the title of this, “Bird counts” might be better suited. Magnitude is a rate or a size or something like that usually. Here we are just assessing counts. </w:t>
      </w:r>
    </w:p>
  </w:comment>
  <w:comment w:id="381" w:author="Tyler Steven Coleman" w:date="2022-12-06T16:10:00Z" w:initials="TSC">
    <w:p w14:paraId="08CA5C01" w14:textId="77777777" w:rsidR="004D6E62" w:rsidRDefault="004D6E62" w:rsidP="0049758F">
      <w:r>
        <w:rPr>
          <w:rStyle w:val="CommentReference"/>
        </w:rPr>
        <w:annotationRef/>
      </w:r>
      <w:r>
        <w:rPr>
          <w:sz w:val="20"/>
          <w:szCs w:val="20"/>
        </w:rPr>
        <w:t>Or “Bird detections” based on the “Seed detections”; I would vote for both sections to be labeled “XXX counts”</w:t>
      </w:r>
    </w:p>
  </w:comment>
  <w:comment w:id="382" w:author="Tyler Steven Coleman" w:date="2022-12-08T10:42:00Z" w:initials="TSC">
    <w:p w14:paraId="546FBCC8" w14:textId="77777777" w:rsidR="00137E26" w:rsidRDefault="00137E26" w:rsidP="00193CA1">
      <w:r>
        <w:rPr>
          <w:rStyle w:val="CommentReference"/>
        </w:rPr>
        <w:annotationRef/>
      </w:r>
      <w:r>
        <w:rPr>
          <w:sz w:val="20"/>
          <w:szCs w:val="20"/>
        </w:rPr>
        <w:t xml:space="preserve">Counts are used in statistical analyses, and that’s why I think describing the counts as detections in other sections is okay. But if we use “Bird detections” and “Seed detections” as sub-headers under the “Statistical Analysis” header, people should expect us to explore the detection rate or error in detection of our camera traps and bird feeder setups, which we are not doing—but this is what “detection” implies. We’re simply using counts in our statistical analyses to represent detection of bird and seed abundance and species richness. </w:t>
      </w:r>
    </w:p>
  </w:comment>
  <w:comment w:id="388" w:author="Tyler Steven Coleman" w:date="2022-12-06T11:57:00Z" w:initials="TSC">
    <w:p w14:paraId="4DB0C93A" w14:textId="2C160DEE" w:rsidR="00262710" w:rsidRDefault="00262710" w:rsidP="00A51B4C">
      <w:r>
        <w:rPr>
          <w:rStyle w:val="CommentReference"/>
        </w:rPr>
        <w:annotationRef/>
      </w:r>
      <w:r>
        <w:rPr>
          <w:sz w:val="20"/>
          <w:szCs w:val="20"/>
        </w:rPr>
        <w:t>Now we are back to active voice. I will edit this section in active voice. But if you decide to convert everything to passive, this must be changed too.</w:t>
      </w:r>
    </w:p>
  </w:comment>
  <w:comment w:id="400" w:author="Tyler Steven Coleman" w:date="2022-12-08T10:38:00Z" w:initials="TSC">
    <w:p w14:paraId="40BFDFE0" w14:textId="77777777" w:rsidR="00137E26" w:rsidRDefault="00137E26" w:rsidP="00976A99">
      <w:r>
        <w:rPr>
          <w:rStyle w:val="CommentReference"/>
        </w:rPr>
        <w:annotationRef/>
      </w:r>
      <w:r>
        <w:rPr>
          <w:sz w:val="20"/>
          <w:szCs w:val="20"/>
        </w:rPr>
        <w:t>now “detection” and “count” can be used interchangeably to better fit the conclusion where we go back and forth some; just add this here to take care of that and not worry about changing it</w:t>
      </w:r>
    </w:p>
  </w:comment>
  <w:comment w:id="401" w:author="Tyler Steven Coleman" w:date="2022-12-08T10:43:00Z" w:initials="TSC">
    <w:p w14:paraId="281E93E3" w14:textId="77777777" w:rsidR="00137E26" w:rsidRDefault="00137E26" w:rsidP="00A070C8">
      <w:r>
        <w:rPr>
          <w:rStyle w:val="CommentReference"/>
        </w:rPr>
        <w:annotationRef/>
      </w:r>
      <w:r>
        <w:rPr>
          <w:sz w:val="20"/>
          <w:szCs w:val="20"/>
        </w:rPr>
        <w:t xml:space="preserve">this also builds off of my comment above about using counts in the sub-header </w:t>
      </w:r>
    </w:p>
  </w:comment>
  <w:comment w:id="416" w:author="Tyler Steven Coleman" w:date="2022-12-06T16:12:00Z" w:initials="TSC">
    <w:p w14:paraId="665F3ED0" w14:textId="2CA75564" w:rsidR="004D6E62" w:rsidRDefault="004D6E62" w:rsidP="00916A9B">
      <w:r>
        <w:rPr>
          <w:rStyle w:val="CommentReference"/>
        </w:rPr>
        <w:annotationRef/>
      </w:r>
      <w:r>
        <w:rPr>
          <w:sz w:val="20"/>
          <w:szCs w:val="20"/>
        </w:rPr>
        <w:t>Why is sampling period not included here but is for seed detections?</w:t>
      </w:r>
    </w:p>
  </w:comment>
  <w:comment w:id="559" w:author="Tyler Steven Coleman" w:date="2022-12-06T12:05:00Z" w:initials="TSC">
    <w:p w14:paraId="18B30632" w14:textId="2F08BB12" w:rsidR="009B7CB0" w:rsidRDefault="009B7CB0" w:rsidP="002127E0">
      <w:r>
        <w:rPr>
          <w:rStyle w:val="CommentReference"/>
        </w:rPr>
        <w:annotationRef/>
      </w:r>
      <w:r>
        <w:rPr>
          <w:sz w:val="20"/>
          <w:szCs w:val="20"/>
        </w:rPr>
        <w:t>back to passive voice</w:t>
      </w:r>
    </w:p>
  </w:comment>
  <w:comment w:id="581" w:author="Tyler Steven Coleman" w:date="2022-12-06T12:33:00Z" w:initials="TSC">
    <w:p w14:paraId="0494FBE5" w14:textId="77777777" w:rsidR="008E56FF" w:rsidRDefault="008E56FF" w:rsidP="00CB65B4">
      <w:r>
        <w:rPr>
          <w:rStyle w:val="CommentReference"/>
        </w:rPr>
        <w:annotationRef/>
      </w:r>
      <w:r>
        <w:rPr>
          <w:sz w:val="20"/>
          <w:szCs w:val="20"/>
        </w:rPr>
        <w:t>I am not sure where this is coming from, but based on your description of the model, and what I remember, sampling period is not included. Therefore, in the models I wrote above, I do not include sampling period. If you did use sampling period, the description and the models above need to be altered (but simply, because it would just be adding another categorical fixed effect).</w:t>
      </w:r>
    </w:p>
  </w:comment>
  <w:comment w:id="585" w:author="Tyler Steven Coleman" w:date="2022-12-06T12:24:00Z" w:initials="TSC">
    <w:p w14:paraId="7CC53F2A" w14:textId="77777777" w:rsidR="005018CA" w:rsidRDefault="008E56FF" w:rsidP="009F3D7F">
      <w:r>
        <w:rPr>
          <w:rStyle w:val="CommentReference"/>
        </w:rPr>
        <w:annotationRef/>
      </w:r>
      <w:r w:rsidR="005018CA">
        <w:rPr>
          <w:sz w:val="20"/>
          <w:szCs w:val="20"/>
        </w:rPr>
        <w:t>passive and then the next sentence is active</w:t>
      </w:r>
    </w:p>
  </w:comment>
  <w:comment w:id="595" w:author="Tyler Steven Coleman" w:date="2022-12-06T13:49:00Z" w:initials="TSC">
    <w:p w14:paraId="5CAEA959" w14:textId="77777777" w:rsidR="004E112B" w:rsidRDefault="004E112B" w:rsidP="00967C29">
      <w:r>
        <w:rPr>
          <w:rStyle w:val="CommentReference"/>
        </w:rPr>
        <w:annotationRef/>
      </w:r>
      <w:r>
        <w:rPr>
          <w:sz w:val="20"/>
          <w:szCs w:val="20"/>
        </w:rPr>
        <w:t>Need to specify the distribution. I think we used a normal.</w:t>
      </w:r>
    </w:p>
  </w:comment>
  <w:comment w:id="600" w:author="Tyler Steven Coleman" w:date="2022-12-06T16:13:00Z" w:initials="TSC">
    <w:p w14:paraId="1EDE657D" w14:textId="77777777" w:rsidR="004D6E62" w:rsidRDefault="004D6E62" w:rsidP="00FF06CB">
      <w:r>
        <w:rPr>
          <w:rStyle w:val="CommentReference"/>
        </w:rPr>
        <w:annotationRef/>
      </w:r>
      <w:r>
        <w:rPr>
          <w:sz w:val="20"/>
          <w:szCs w:val="20"/>
        </w:rPr>
        <w:t>Why not time period too? Like below for seeds.</w:t>
      </w:r>
    </w:p>
  </w:comment>
  <w:comment w:id="756" w:author="Tyler Steven Coleman" w:date="2022-12-08T09:47:00Z" w:initials="TSC">
    <w:p w14:paraId="6D34D8A9" w14:textId="77777777" w:rsidR="00B16A68" w:rsidRDefault="00B16A68" w:rsidP="000976D9">
      <w:r>
        <w:rPr>
          <w:rStyle w:val="CommentReference"/>
        </w:rPr>
        <w:annotationRef/>
      </w:r>
      <w:r>
        <w:rPr>
          <w:sz w:val="20"/>
          <w:szCs w:val="20"/>
        </w:rPr>
        <w:t>I would keep this consistent with whatever we decide to call 2.1 Bird XXXX. Could even call 2.1 “Bird detections” which is a more accurate descriptor than magnitude</w:t>
      </w:r>
    </w:p>
  </w:comment>
  <w:comment w:id="762" w:author="Tyler Steven Coleman" w:date="2022-12-06T16:15:00Z" w:initials="TSC">
    <w:p w14:paraId="6DFB8EFD" w14:textId="6C685DF9" w:rsidR="00170637" w:rsidRDefault="004D6E62" w:rsidP="00686840">
      <w:r>
        <w:rPr>
          <w:rStyle w:val="CommentReference"/>
        </w:rPr>
        <w:annotationRef/>
      </w:r>
      <w:r w:rsidR="00170637">
        <w:rPr>
          <w:sz w:val="20"/>
          <w:szCs w:val="20"/>
        </w:rPr>
        <w:t>Why did we not do the same thing as we did for bird detections? Or vice versa.</w:t>
      </w:r>
    </w:p>
    <w:p w14:paraId="66A96476" w14:textId="77777777" w:rsidR="00170637" w:rsidRDefault="00170637" w:rsidP="00686840"/>
    <w:p w14:paraId="0B7FFA15" w14:textId="77777777" w:rsidR="00170637" w:rsidRDefault="00170637" w:rsidP="00686840">
      <w:r>
        <w:rPr>
          <w:sz w:val="20"/>
          <w:szCs w:val="20"/>
        </w:rPr>
        <w:t xml:space="preserve">If the reasoning is the distribution of the data, we need to make that clear. If the reasoning is the amount of data (which I assume it is), we need to make that clear. We could easily do that by adding a sentence here; something like: </w:t>
      </w:r>
    </w:p>
    <w:p w14:paraId="7A88D15D" w14:textId="77777777" w:rsidR="00170637" w:rsidRDefault="00170637" w:rsidP="00686840">
      <w:r>
        <w:rPr>
          <w:sz w:val="20"/>
          <w:szCs w:val="20"/>
        </w:rPr>
        <w:t>“… likelihood (Wang et al., 2022). We were able to fit these individual models because of the abundant counts and species variety in seeds, which we did not observe in birds.”</w:t>
      </w:r>
    </w:p>
  </w:comment>
  <w:comment w:id="794" w:author="Tyler Steven Coleman" w:date="2022-12-08T10:44:00Z" w:initials="TSC">
    <w:p w14:paraId="52F13D08" w14:textId="77777777" w:rsidR="00137E26" w:rsidRDefault="00137E26" w:rsidP="005945D5">
      <w:r>
        <w:rPr>
          <w:rStyle w:val="CommentReference"/>
        </w:rPr>
        <w:annotationRef/>
      </w:r>
      <w:r>
        <w:rPr>
          <w:sz w:val="20"/>
          <w:szCs w:val="20"/>
        </w:rPr>
        <w:t>like above, now we are showing how we are using count data to represent detections</w:t>
      </w:r>
    </w:p>
  </w:comment>
  <w:comment w:id="988" w:author="Tyler Steven Coleman" w:date="2022-12-06T16:37:00Z" w:initials="TSC">
    <w:p w14:paraId="0B49D459" w14:textId="4EE575AA" w:rsidR="00EE1ED2" w:rsidRDefault="00EE1ED2" w:rsidP="00047367">
      <w:r>
        <w:rPr>
          <w:rStyle w:val="CommentReference"/>
        </w:rPr>
        <w:annotationRef/>
      </w:r>
      <w:r>
        <w:rPr>
          <w:sz w:val="20"/>
          <w:szCs w:val="20"/>
        </w:rPr>
        <w:t>We’re sure we used a negative binomial distribution for seed richness? We used a normal distribution above for bird richness.</w:t>
      </w:r>
    </w:p>
  </w:comment>
  <w:comment w:id="1162" w:author="Tyler Steven Coleman" w:date="2022-12-06T16:14:00Z" w:initials="TSC">
    <w:p w14:paraId="748DCF52" w14:textId="0DFFDC48" w:rsidR="004D6E62" w:rsidRDefault="004D6E62" w:rsidP="0051356B">
      <w:r>
        <w:rPr>
          <w:rStyle w:val="CommentReference"/>
        </w:rPr>
        <w:annotationRef/>
      </w:r>
      <w:r>
        <w:rPr>
          <w:sz w:val="20"/>
          <w:szCs w:val="20"/>
        </w:rPr>
        <w:t>Why do we have an interaction term here but we have not had an interaction term in any of the other sections? This will be alarming to a reader I think.</w:t>
      </w:r>
    </w:p>
  </w:comment>
  <w:comment w:id="1184" w:author="Tyler Steven Coleman" w:date="2022-12-06T16:32:00Z" w:initials="TSC">
    <w:p w14:paraId="5244FC66" w14:textId="77777777" w:rsidR="00B51FEB" w:rsidRDefault="00EE1ED2" w:rsidP="00F77373">
      <w:r>
        <w:rPr>
          <w:rStyle w:val="CommentReference"/>
        </w:rPr>
        <w:annotationRef/>
      </w:r>
      <w:r w:rsidR="00B51FEB">
        <w:rPr>
          <w:sz w:val="20"/>
          <w:szCs w:val="20"/>
        </w:rPr>
        <w:t xml:space="preserve">For each statistical test reported, we should also report the biological significance via the effect size and confidence intervals. You do this some below, but not everywhere. The effect size is more important to interested readers as this allows a knowledgeable audience to understand the biological effect, regardless of what the </w:t>
      </w:r>
      <w:r w:rsidR="00B51FEB">
        <w:rPr>
          <w:b/>
          <w:bCs/>
          <w:sz w:val="20"/>
          <w:szCs w:val="20"/>
        </w:rPr>
        <w:t>biased</w:t>
      </w:r>
      <w:r w:rsidR="00B51FEB">
        <w:rPr>
          <w:sz w:val="20"/>
          <w:szCs w:val="20"/>
        </w:rPr>
        <w:t xml:space="preserve"> p-value shows. P-values are just a function of sample size and effect size.</w:t>
      </w:r>
    </w:p>
  </w:comment>
  <w:comment w:id="1186" w:author="Tyler Steven Coleman" w:date="2022-12-06T14:15:00Z" w:initials="TSC">
    <w:p w14:paraId="14E74B61" w14:textId="77777777" w:rsidR="00E54D0B" w:rsidRDefault="001B0866" w:rsidP="00E01D9A">
      <w:r>
        <w:rPr>
          <w:rStyle w:val="CommentReference"/>
        </w:rPr>
        <w:annotationRef/>
      </w:r>
      <w:r w:rsidR="00E54D0B">
        <w:rPr>
          <w:sz w:val="20"/>
          <w:szCs w:val="20"/>
        </w:rPr>
        <w:t>This is the first and only use of this word, which can be very confusing to readers. We just want to stay consistent.</w:t>
      </w:r>
    </w:p>
  </w:comment>
  <w:comment w:id="1193" w:author="Tyler Steven Coleman" w:date="2022-12-06T17:13:00Z" w:initials="TSC">
    <w:p w14:paraId="3152C1F2" w14:textId="77777777" w:rsidR="00E54D0B" w:rsidRDefault="00B82869" w:rsidP="009E7487">
      <w:r>
        <w:rPr>
          <w:rStyle w:val="CommentReference"/>
        </w:rPr>
        <w:annotationRef/>
      </w:r>
      <w:r w:rsidR="00E54D0B">
        <w:rPr>
          <w:sz w:val="20"/>
          <w:szCs w:val="20"/>
        </w:rPr>
        <w:t>Just another way to write it… it will be up to the journal.</w:t>
      </w:r>
    </w:p>
  </w:comment>
  <w:comment w:id="1190" w:author="Tyler Steven Coleman" w:date="2022-12-06T17:14:00Z" w:initials="TSC">
    <w:p w14:paraId="241A0B25" w14:textId="4161E66F" w:rsidR="00B82869" w:rsidRDefault="00B82869" w:rsidP="00FD2D16">
      <w:r>
        <w:rPr>
          <w:rStyle w:val="CommentReference"/>
        </w:rPr>
        <w:annotationRef/>
      </w:r>
      <w:r>
        <w:rPr>
          <w:sz w:val="20"/>
          <w:szCs w:val="20"/>
        </w:rPr>
        <w:t xml:space="preserve">This is your effect size sentence. This is what relates the “statistical significance” to the biological significance. Beautiful sentence. </w:t>
      </w:r>
    </w:p>
  </w:comment>
  <w:comment w:id="1202" w:author="Tyler Steven Coleman" w:date="2022-12-08T09:33:00Z" w:initials="TSC">
    <w:p w14:paraId="121E9B45" w14:textId="77777777" w:rsidR="00B16A68" w:rsidRDefault="00B24D71" w:rsidP="00213526">
      <w:r>
        <w:rPr>
          <w:rStyle w:val="CommentReference"/>
        </w:rPr>
        <w:annotationRef/>
      </w:r>
      <w:r w:rsidR="00B16A68">
        <w:rPr>
          <w:sz w:val="20"/>
          <w:szCs w:val="20"/>
        </w:rPr>
        <w:t xml:space="preserve">same comment as above; counts or detections </w:t>
      </w:r>
    </w:p>
  </w:comment>
  <w:comment w:id="1206" w:author="Tyler Steven Coleman" w:date="2022-12-08T09:44:00Z" w:initials="TSC">
    <w:p w14:paraId="0FDC9AFF" w14:textId="6428D93E" w:rsidR="0024518E" w:rsidRDefault="0024518E" w:rsidP="00713E4D">
      <w:r>
        <w:rPr>
          <w:rStyle w:val="CommentReference"/>
        </w:rPr>
        <w:annotationRef/>
      </w:r>
      <w:r>
        <w:rPr>
          <w:sz w:val="20"/>
          <w:szCs w:val="20"/>
        </w:rPr>
        <w:t xml:space="preserve">This sentence only shows the statistical significance, not the biological significance. </w:t>
      </w:r>
    </w:p>
  </w:comment>
  <w:comment w:id="1207" w:author="Tyler Steven Coleman" w:date="2022-12-06T17:15:00Z" w:initials="TSC">
    <w:p w14:paraId="629B059E" w14:textId="3E52EFFD" w:rsidR="00B82869" w:rsidRDefault="00B82869" w:rsidP="00120FC8">
      <w:r>
        <w:rPr>
          <w:rStyle w:val="CommentReference"/>
        </w:rPr>
        <w:annotationRef/>
      </w:r>
      <w:r>
        <w:rPr>
          <w:sz w:val="20"/>
          <w:szCs w:val="20"/>
        </w:rPr>
        <w:t>Again, many different values to report in various ways. Just make sure you report what/how the journal wants.</w:t>
      </w:r>
    </w:p>
  </w:comment>
  <w:comment w:id="1238" w:author="Tyler Steven Coleman" w:date="2022-12-08T09:51:00Z" w:initials="TSC">
    <w:p w14:paraId="0462C805" w14:textId="77777777" w:rsidR="00B16A68" w:rsidRDefault="00B16A68" w:rsidP="00FC69D8">
      <w:r>
        <w:rPr>
          <w:rStyle w:val="CommentReference"/>
        </w:rPr>
        <w:annotationRef/>
      </w:r>
      <w:r>
        <w:rPr>
          <w:sz w:val="20"/>
          <w:szCs w:val="20"/>
        </w:rPr>
        <w:t>Same as whatever you want to use with 2.1</w:t>
      </w:r>
    </w:p>
  </w:comment>
  <w:comment w:id="1257" w:author="Tyler Steven Coleman" w:date="2022-12-08T09:57:00Z" w:initials="TSC">
    <w:p w14:paraId="7CAE2268" w14:textId="77777777" w:rsidR="000D2DC7" w:rsidRDefault="000D2DC7" w:rsidP="005E5C4A">
      <w:r>
        <w:rPr>
          <w:rStyle w:val="CommentReference"/>
        </w:rPr>
        <w:annotationRef/>
      </w:r>
      <w:r>
        <w:rPr>
          <w:sz w:val="20"/>
          <w:szCs w:val="20"/>
        </w:rPr>
        <w:t>You could easily transfer these into the sentences I wrote above to help explain what the beta coefficient estimate is describing.</w:t>
      </w:r>
    </w:p>
  </w:comment>
  <w:comment w:id="1266" w:author="Tyler Steven Coleman" w:date="2022-12-08T10:53:00Z" w:initials="TSC">
    <w:p w14:paraId="7E95EC5E" w14:textId="77777777" w:rsidR="00B51FEB" w:rsidRDefault="00B51FEB" w:rsidP="00FE657D">
      <w:r>
        <w:rPr>
          <w:rStyle w:val="CommentReference"/>
        </w:rPr>
        <w:annotationRef/>
      </w:r>
      <w:r>
        <w:rPr>
          <w:sz w:val="20"/>
          <w:szCs w:val="20"/>
        </w:rPr>
        <w:t>“abundance and richness of”</w:t>
      </w:r>
    </w:p>
  </w:comment>
  <w:comment w:id="1291" w:author="Tyler Steven Coleman" w:date="2022-12-08T10:36:00Z" w:initials="TSC">
    <w:p w14:paraId="3F6E6BD4" w14:textId="21183F4A" w:rsidR="00C20457" w:rsidRDefault="00C20457" w:rsidP="00A4461D">
      <w:r>
        <w:rPr>
          <w:rStyle w:val="CommentReference"/>
        </w:rPr>
        <w:annotationRef/>
      </w:r>
      <w:r>
        <w:rPr>
          <w:sz w:val="20"/>
          <w:szCs w:val="20"/>
        </w:rPr>
        <w:t>A perfect reason to remove the word “magnitude” from almost everything. Even here we’re referring to the “bird magnitude” counts as detections.</w:t>
      </w:r>
    </w:p>
  </w:comment>
  <w:comment w:id="1293" w:author="Tyler Steven Coleman" w:date="2022-12-08T10:55:00Z" w:initials="TSC">
    <w:p w14:paraId="787AF015" w14:textId="77777777" w:rsidR="00B51FEB" w:rsidRDefault="00B51FEB" w:rsidP="00591E53">
      <w:r>
        <w:rPr>
          <w:rStyle w:val="CommentReference"/>
        </w:rPr>
        <w:annotationRef/>
      </w:r>
      <w:r>
        <w:rPr>
          <w:sz w:val="20"/>
          <w:szCs w:val="20"/>
        </w:rPr>
        <w:t>bye-bye magnitude, haha; I’m fully invested in removing the word magnitude from this entire draft</w:t>
      </w:r>
    </w:p>
  </w:comment>
  <w:comment w:id="1294" w:author="Tyler Steven Coleman" w:date="2022-12-08T11:02:00Z" w:initials="TSC">
    <w:p w14:paraId="72C715FB" w14:textId="77777777" w:rsidR="00C64F84" w:rsidRDefault="00C64F84" w:rsidP="00A62F45">
      <w:r>
        <w:rPr>
          <w:rStyle w:val="CommentReference"/>
        </w:rPr>
        <w:annotationRef/>
      </w:r>
      <w:r>
        <w:rPr>
          <w:sz w:val="20"/>
          <w:szCs w:val="20"/>
        </w:rPr>
        <w:t>beautiful sentence</w:t>
      </w:r>
    </w:p>
  </w:comment>
  <w:comment w:id="1302" w:author="Tyler Steven Coleman" w:date="2022-12-08T11:07:00Z" w:initials="TSC">
    <w:p w14:paraId="0B182C8E" w14:textId="77777777" w:rsidR="00C64F84" w:rsidRDefault="00C64F84" w:rsidP="00814157">
      <w:r>
        <w:rPr>
          <w:rStyle w:val="CommentReference"/>
        </w:rPr>
        <w:annotationRef/>
      </w:r>
      <w:r>
        <w:rPr>
          <w:sz w:val="20"/>
          <w:szCs w:val="20"/>
        </w:rPr>
        <w:t>Is this missing from this sentence?</w:t>
      </w:r>
    </w:p>
  </w:comment>
  <w:comment w:id="1324" w:author="Tyler Steven Coleman" w:date="2022-12-08T11:14:00Z" w:initials="TSC">
    <w:p w14:paraId="6583A45B" w14:textId="77777777" w:rsidR="00AE7BDF" w:rsidRDefault="00AE7BDF" w:rsidP="000135A8">
      <w:r>
        <w:rPr>
          <w:rStyle w:val="CommentReference"/>
        </w:rPr>
        <w:annotationRef/>
      </w:r>
      <w:r>
        <w:rPr>
          <w:sz w:val="20"/>
          <w:szCs w:val="20"/>
        </w:rPr>
        <w:t>If we are using this sentence, which I love, we should add those sentences I added above in the results section to show the biologically relevant effect size.</w:t>
      </w:r>
    </w:p>
  </w:comment>
  <w:comment w:id="1326" w:author="Tyler Steven Coleman" w:date="2022-12-08T11:16:00Z" w:initials="TSC">
    <w:p w14:paraId="78039AC9" w14:textId="77777777" w:rsidR="00AE7BDF" w:rsidRDefault="00AE7BDF" w:rsidP="00451052">
      <w:r>
        <w:rPr>
          <w:rStyle w:val="CommentReference"/>
        </w:rPr>
        <w:annotationRef/>
      </w:r>
      <w:r>
        <w:rPr>
          <w:sz w:val="20"/>
          <w:szCs w:val="20"/>
        </w:rPr>
        <w:t>100% add those sentences. This is exactly what I was getting at and why we should report the effect sizes.</w:t>
      </w:r>
    </w:p>
  </w:comment>
  <w:comment w:id="1327" w:author="Tyler Steven Coleman" w:date="2022-12-08T11:16:00Z" w:initials="TSC">
    <w:p w14:paraId="7AF0D346" w14:textId="77777777" w:rsidR="00AE7BDF" w:rsidRDefault="00AE7BDF" w:rsidP="00611537">
      <w:r>
        <w:rPr>
          <w:rStyle w:val="CommentReference"/>
        </w:rPr>
        <w:annotationRef/>
      </w:r>
      <w:r>
        <w:rPr>
          <w:sz w:val="20"/>
          <w:szCs w:val="20"/>
        </w:rPr>
        <w:t>NICE</w:t>
      </w:r>
    </w:p>
  </w:comment>
  <w:comment w:id="1337" w:author="Tyler Steven Coleman" w:date="2022-12-08T11:21:00Z" w:initials="TSC">
    <w:p w14:paraId="4EE692E6" w14:textId="77777777" w:rsidR="003116B8" w:rsidRDefault="003116B8" w:rsidP="00E75FF6">
      <w:r>
        <w:rPr>
          <w:rStyle w:val="CommentReference"/>
        </w:rPr>
        <w:annotationRef/>
      </w:r>
      <w:r>
        <w:rPr>
          <w:sz w:val="20"/>
          <w:szCs w:val="20"/>
        </w:rPr>
        <w:t>Is this what you meant? Or rephrase how food resources “attract” seeds in ecosystems a little more clearly. I think the word attract might just be misleading.</w:t>
      </w:r>
    </w:p>
  </w:comment>
  <w:comment w:id="1339" w:author="Tyler Steven Coleman" w:date="2022-12-08T11:24:00Z" w:initials="TSC">
    <w:p w14:paraId="5BBEB1AA" w14:textId="77777777" w:rsidR="003116B8" w:rsidRDefault="003116B8" w:rsidP="003219F7">
      <w:r>
        <w:rPr>
          <w:rStyle w:val="CommentReference"/>
        </w:rPr>
        <w:annotationRef/>
      </w:r>
      <w:r>
        <w:rPr>
          <w:sz w:val="20"/>
          <w:szCs w:val="20"/>
        </w:rPr>
        <w:t>Most likely, the journal titles will need to be uppercase after the first word or lowercase (when applicable[e.g., still leave “African Savanna” capitalized).</w:t>
      </w:r>
    </w:p>
  </w:comment>
  <w:comment w:id="1340" w:author="Tyler Steven Coleman" w:date="2022-12-08T11:26:00Z" w:initials="TSC">
    <w:p w14:paraId="14856E7D" w14:textId="77777777" w:rsidR="003116B8" w:rsidRDefault="003116B8" w:rsidP="00D47874">
      <w:r>
        <w:rPr>
          <w:rStyle w:val="CommentReference"/>
        </w:rPr>
        <w:annotationRef/>
      </w:r>
      <w:r>
        <w:rPr>
          <w:sz w:val="20"/>
          <w:szCs w:val="20"/>
        </w:rPr>
        <w:t>Need to fix this section. Look up the journal guidelines and follow that for each reference. You can edit the inputs in Zotero so it creates this section correctly for you, or you can do it one-by-one by hand—but then every time you add or remove a reference in the future you need to monitor this closely as it could update all the citations.</w:t>
      </w:r>
    </w:p>
  </w:comment>
  <w:comment w:id="1343" w:author="Tyler Steven Coleman" w:date="2022-12-08T11:40:00Z" w:initials="TSC">
    <w:p w14:paraId="4EAAA391" w14:textId="77777777" w:rsidR="009423A6" w:rsidRDefault="009423A6" w:rsidP="00A170C4">
      <w:r>
        <w:rPr>
          <w:rStyle w:val="CommentReference"/>
        </w:rPr>
        <w:annotationRef/>
      </w:r>
      <w:r>
        <w:rPr>
          <w:sz w:val="20"/>
          <w:szCs w:val="20"/>
        </w:rPr>
        <w:t>The “Low” and “Medium” colors do not match on the right and in the figures.</w:t>
      </w:r>
    </w:p>
  </w:comment>
  <w:comment w:id="1365" w:author="Tyler Steven Coleman" w:date="2022-12-08T11:50:00Z" w:initials="TSC">
    <w:p w14:paraId="17E84A7B" w14:textId="77777777" w:rsidR="009423A6" w:rsidRDefault="009423A6" w:rsidP="00782946">
      <w:r>
        <w:rPr>
          <w:rStyle w:val="CommentReference"/>
        </w:rPr>
        <w:annotationRef/>
      </w:r>
      <w:r>
        <w:rPr>
          <w:sz w:val="20"/>
          <w:szCs w:val="20"/>
        </w:rPr>
        <w:t>What is this? Describe it here. I have reported Z-scores to show relationship between the mean and estimate, representing standard deviation. But I have never used a Z-ratio. Make sure we explain what that tells us.</w:t>
      </w:r>
    </w:p>
  </w:comment>
  <w:comment w:id="1371" w:author="Tyler Steven Coleman" w:date="2022-12-08T11:51:00Z" w:initials="TSC">
    <w:p w14:paraId="4707B09B" w14:textId="77777777" w:rsidR="002C1C43" w:rsidRDefault="002C1C43" w:rsidP="000A3389">
      <w:r>
        <w:rPr>
          <w:rStyle w:val="CommentReference"/>
        </w:rPr>
        <w:annotationRef/>
      </w:r>
      <w:r>
        <w:rPr>
          <w:sz w:val="20"/>
          <w:szCs w:val="20"/>
        </w:rPr>
        <w:t xml:space="preserve">I would say just include this is the R script submitted with the paper and not as a figure in the appendix. </w:t>
      </w:r>
    </w:p>
  </w:comment>
  <w:comment w:id="1372" w:author="Tyler Steven Coleman" w:date="2022-12-08T11:51:00Z" w:initials="TSC">
    <w:p w14:paraId="05F275B9" w14:textId="77777777" w:rsidR="002C1C43" w:rsidRDefault="002C1C43" w:rsidP="00097795">
      <w:r>
        <w:rPr>
          <w:rStyle w:val="CommentReference"/>
        </w:rPr>
        <w:annotationRef/>
      </w:r>
      <w:r>
        <w:rPr>
          <w:sz w:val="20"/>
          <w:szCs w:val="20"/>
        </w:rPr>
        <w:t>Same comment as above.</w:t>
      </w:r>
    </w:p>
  </w:comment>
  <w:comment w:id="1373" w:author="Tyler Steven Coleman" w:date="2022-12-08T11:52:00Z" w:initials="TSC">
    <w:p w14:paraId="3C842561" w14:textId="77777777" w:rsidR="002C1C43" w:rsidRDefault="002C1C43" w:rsidP="00622597">
      <w:r>
        <w:rPr>
          <w:rStyle w:val="CommentReference"/>
        </w:rPr>
        <w:annotationRef/>
      </w:r>
      <w:r>
        <w:rPr>
          <w:sz w:val="20"/>
          <w:szCs w:val="20"/>
        </w:rPr>
        <w:t>Same comment.</w:t>
      </w:r>
    </w:p>
  </w:comment>
  <w:comment w:id="1384" w:author="Tyler Steven Coleman" w:date="2022-12-08T11:55:00Z" w:initials="TSC">
    <w:p w14:paraId="19548F2F" w14:textId="77777777" w:rsidR="00C61021" w:rsidRDefault="00C61021" w:rsidP="001817E4">
      <w:r>
        <w:rPr>
          <w:rStyle w:val="CommentReference"/>
        </w:rPr>
        <w:annotationRef/>
      </w:r>
      <w:r>
        <w:rPr>
          <w:sz w:val="20"/>
          <w:szCs w:val="20"/>
        </w:rPr>
        <w:t xml:space="preserve">I would probably just included this in the R script.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F97113" w15:done="0"/>
  <w15:commentEx w15:paraId="54108984" w15:done="0"/>
  <w15:commentEx w15:paraId="077F71AD" w15:done="0"/>
  <w15:commentEx w15:paraId="56AA0513" w15:done="0"/>
  <w15:commentEx w15:paraId="5C4AB928" w15:done="0"/>
  <w15:commentEx w15:paraId="4A20D853" w15:done="0"/>
  <w15:commentEx w15:paraId="2E8F19EF" w15:done="0"/>
  <w15:commentEx w15:paraId="33D28C5F" w15:done="0"/>
  <w15:commentEx w15:paraId="261DB9DC" w15:paraIdParent="33D28C5F" w15:done="0"/>
  <w15:commentEx w15:paraId="07FF6B5F" w15:done="0"/>
  <w15:commentEx w15:paraId="61E25496" w15:done="0"/>
  <w15:commentEx w15:paraId="35D8C24E" w15:paraIdParent="61E25496" w15:done="0"/>
  <w15:commentEx w15:paraId="2C8E1BA8" w15:done="0"/>
  <w15:commentEx w15:paraId="25F58AB5" w15:done="0"/>
  <w15:commentEx w15:paraId="666E2D1F" w15:done="0"/>
  <w15:commentEx w15:paraId="4A3C947F" w15:done="0"/>
  <w15:commentEx w15:paraId="527A9DF9" w15:done="0"/>
  <w15:commentEx w15:paraId="7705CCC5" w15:done="0"/>
  <w15:commentEx w15:paraId="075197FC" w15:done="0"/>
  <w15:commentEx w15:paraId="6604F658" w15:done="0"/>
  <w15:commentEx w15:paraId="6DB8DB71" w15:paraIdParent="6604F658" w15:done="0"/>
  <w15:commentEx w15:paraId="3A39DD82" w15:done="0"/>
  <w15:commentEx w15:paraId="1AC51186" w15:done="0"/>
  <w15:commentEx w15:paraId="08CA5C01" w15:paraIdParent="1AC51186" w15:done="0"/>
  <w15:commentEx w15:paraId="546FBCC8" w15:paraIdParent="1AC51186" w15:done="0"/>
  <w15:commentEx w15:paraId="4DB0C93A" w15:done="0"/>
  <w15:commentEx w15:paraId="40BFDFE0" w15:done="0"/>
  <w15:commentEx w15:paraId="281E93E3" w15:paraIdParent="40BFDFE0" w15:done="0"/>
  <w15:commentEx w15:paraId="665F3ED0" w15:done="0"/>
  <w15:commentEx w15:paraId="18B30632" w15:done="0"/>
  <w15:commentEx w15:paraId="0494FBE5" w15:done="0"/>
  <w15:commentEx w15:paraId="7CC53F2A" w15:done="0"/>
  <w15:commentEx w15:paraId="5CAEA959" w15:done="0"/>
  <w15:commentEx w15:paraId="1EDE657D" w15:done="0"/>
  <w15:commentEx w15:paraId="6D34D8A9" w15:done="0"/>
  <w15:commentEx w15:paraId="7A88D15D" w15:done="0"/>
  <w15:commentEx w15:paraId="52F13D08" w15:done="0"/>
  <w15:commentEx w15:paraId="0B49D459" w15:done="0"/>
  <w15:commentEx w15:paraId="748DCF52" w15:done="0"/>
  <w15:commentEx w15:paraId="5244FC66" w15:done="0"/>
  <w15:commentEx w15:paraId="14E74B61" w15:done="0"/>
  <w15:commentEx w15:paraId="3152C1F2" w15:done="0"/>
  <w15:commentEx w15:paraId="241A0B25" w15:done="0"/>
  <w15:commentEx w15:paraId="121E9B45" w15:done="0"/>
  <w15:commentEx w15:paraId="0FDC9AFF" w15:done="0"/>
  <w15:commentEx w15:paraId="629B059E" w15:done="0"/>
  <w15:commentEx w15:paraId="0462C805" w15:done="0"/>
  <w15:commentEx w15:paraId="7CAE2268" w15:done="0"/>
  <w15:commentEx w15:paraId="7E95EC5E" w15:done="0"/>
  <w15:commentEx w15:paraId="3F6E6BD4" w15:done="0"/>
  <w15:commentEx w15:paraId="787AF015" w15:done="0"/>
  <w15:commentEx w15:paraId="72C715FB" w15:done="0"/>
  <w15:commentEx w15:paraId="0B182C8E" w15:done="0"/>
  <w15:commentEx w15:paraId="6583A45B" w15:done="0"/>
  <w15:commentEx w15:paraId="78039AC9" w15:done="0"/>
  <w15:commentEx w15:paraId="7AF0D346" w15:done="0"/>
  <w15:commentEx w15:paraId="4EE692E6" w15:done="0"/>
  <w15:commentEx w15:paraId="5BBEB1AA" w15:done="0"/>
  <w15:commentEx w15:paraId="14856E7D" w15:paraIdParent="5BBEB1AA" w15:done="0"/>
  <w15:commentEx w15:paraId="4EAAA391" w15:done="0"/>
  <w15:commentEx w15:paraId="17E84A7B" w15:done="0"/>
  <w15:commentEx w15:paraId="4707B09B" w15:done="0"/>
  <w15:commentEx w15:paraId="05F275B9" w15:done="0"/>
  <w15:commentEx w15:paraId="3C842561" w15:done="0"/>
  <w15:commentEx w15:paraId="19548F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C3B01" w16cex:dateUtc="2022-12-08T15:29:00Z"/>
  <w16cex:commentExtensible w16cex:durableId="26E18154" w16cex:dateUtc="2022-09-30T18:53:00Z"/>
  <w16cex:commentExtensible w16cex:durableId="2738C43E" w16cex:dateUtc="2022-12-06T00:25:00Z"/>
  <w16cex:commentExtensible w16cex:durableId="2738C51D" w16cex:dateUtc="2022-12-06T00:29:00Z"/>
  <w16cex:commentExtensible w16cex:durableId="2738C4C9" w16cex:dateUtc="2022-12-06T00:28:00Z"/>
  <w16cex:commentExtensible w16cex:durableId="2739A809" w16cex:dateUtc="2022-12-06T16:37:00Z"/>
  <w16cex:commentExtensible w16cex:durableId="2738C5D8" w16cex:dateUtc="2022-12-06T00:32:00Z"/>
  <w16cex:commentExtensible w16cex:durableId="2738C6D8" w16cex:dateUtc="2022-12-06T00:36:00Z"/>
  <w16cex:commentExtensible w16cex:durableId="2739B7D7" w16cex:dateUtc="2022-12-06T17:45:00Z"/>
  <w16cex:commentExtensible w16cex:durableId="27399EA5" w16cex:dateUtc="2022-12-06T15:57:00Z"/>
  <w16cex:commentExtensible w16cex:durableId="2738C9EE" w16cex:dateUtc="2022-12-06T00:50:00Z"/>
  <w16cex:commentExtensible w16cex:durableId="273CFAEF" w16cex:dateUtc="2022-12-09T05:08:00Z"/>
  <w16cex:commentExtensible w16cex:durableId="2739A7AD" w16cex:dateUtc="2022-12-06T16:36:00Z"/>
  <w16cex:commentExtensible w16cex:durableId="2739A88F" w16cex:dateUtc="2022-12-06T16:39:00Z"/>
  <w16cex:commentExtensible w16cex:durableId="2739A92B" w16cex:dateUtc="2022-12-06T16:42:00Z"/>
  <w16cex:commentExtensible w16cex:durableId="2739A9E4" w16cex:dateUtc="2022-12-06T16:45:00Z"/>
  <w16cex:commentExtensible w16cex:durableId="2739A9D4" w16cex:dateUtc="2022-12-06T16:45:00Z"/>
  <w16cex:commentExtensible w16cex:durableId="2739A9BD" w16cex:dateUtc="2022-12-06T16:45:00Z"/>
  <w16cex:commentExtensible w16cex:durableId="2739AA3B" w16cex:dateUtc="2022-12-06T16:47:00Z"/>
  <w16cex:commentExtensible w16cex:durableId="2739AFFA" w16cex:dateUtc="2022-12-06T17:11:00Z"/>
  <w16cex:commentExtensible w16cex:durableId="2739B4A9" w16cex:dateUtc="2022-12-06T17:31:00Z"/>
  <w16cex:commentExtensible w16cex:durableId="2739AC8F" w16cex:dateUtc="2022-12-06T16:57:00Z"/>
  <w16cex:commentExtensible w16cex:durableId="2739C9EB" w16cex:dateUtc="2022-12-06T19:02:00Z"/>
  <w16cex:commentExtensible w16cex:durableId="2739E7E0" w16cex:dateUtc="2022-12-06T21:10:00Z"/>
  <w16cex:commentExtensible w16cex:durableId="273C3E07" w16cex:dateUtc="2022-12-08T15:42:00Z"/>
  <w16cex:commentExtensible w16cex:durableId="2739ACBE" w16cex:dateUtc="2022-12-06T16:57:00Z"/>
  <w16cex:commentExtensible w16cex:durableId="273C3D17" w16cex:dateUtc="2022-12-08T15:38:00Z"/>
  <w16cex:commentExtensible w16cex:durableId="273C3E45" w16cex:dateUtc="2022-12-08T15:43:00Z"/>
  <w16cex:commentExtensible w16cex:durableId="2739E853" w16cex:dateUtc="2022-12-06T21:12:00Z"/>
  <w16cex:commentExtensible w16cex:durableId="2739AE75" w16cex:dateUtc="2022-12-06T17:05:00Z"/>
  <w16cex:commentExtensible w16cex:durableId="2739B51E" w16cex:dateUtc="2022-12-06T17:33:00Z"/>
  <w16cex:commentExtensible w16cex:durableId="2739B2F8" w16cex:dateUtc="2022-12-06T17:24:00Z"/>
  <w16cex:commentExtensible w16cex:durableId="2739C6FE" w16cex:dateUtc="2022-12-06T18:49:00Z"/>
  <w16cex:commentExtensible w16cex:durableId="2739E8A8" w16cex:dateUtc="2022-12-06T21:13:00Z"/>
  <w16cex:commentExtensible w16cex:durableId="273C3121" w16cex:dateUtc="2022-12-08T14:47:00Z"/>
  <w16cex:commentExtensible w16cex:durableId="2739E93F" w16cex:dateUtc="2022-12-06T21:15:00Z"/>
  <w16cex:commentExtensible w16cex:durableId="273C3EA4" w16cex:dateUtc="2022-12-08T15:44:00Z"/>
  <w16cex:commentExtensible w16cex:durableId="2739EE60" w16cex:dateUtc="2022-12-06T21:37:00Z"/>
  <w16cex:commentExtensible w16cex:durableId="2739E8F9" w16cex:dateUtc="2022-12-06T21:14:00Z"/>
  <w16cex:commentExtensible w16cex:durableId="2739ED16" w16cex:dateUtc="2022-12-06T21:32:00Z"/>
  <w16cex:commentExtensible w16cex:durableId="2739CCEA" w16cex:dateUtc="2022-12-06T19:15:00Z"/>
  <w16cex:commentExtensible w16cex:durableId="2739F69C" w16cex:dateUtc="2022-12-06T22:13:00Z"/>
  <w16cex:commentExtensible w16cex:durableId="2739F6E8" w16cex:dateUtc="2022-12-06T22:14:00Z"/>
  <w16cex:commentExtensible w16cex:durableId="273C2DE4" w16cex:dateUtc="2022-12-08T14:33:00Z"/>
  <w16cex:commentExtensible w16cex:durableId="273C3087" w16cex:dateUtc="2022-12-08T14:44:00Z"/>
  <w16cex:commentExtensible w16cex:durableId="2739F72B" w16cex:dateUtc="2022-12-06T22:15:00Z"/>
  <w16cex:commentExtensible w16cex:durableId="273C3238" w16cex:dateUtc="2022-12-08T14:51:00Z"/>
  <w16cex:commentExtensible w16cex:durableId="273C3381" w16cex:dateUtc="2022-12-08T14:57:00Z"/>
  <w16cex:commentExtensible w16cex:durableId="273C40A0" w16cex:dateUtc="2022-12-08T15:53:00Z"/>
  <w16cex:commentExtensible w16cex:durableId="273C3CB9" w16cex:dateUtc="2022-12-08T15:36:00Z"/>
  <w16cex:commentExtensible w16cex:durableId="273C4122" w16cex:dateUtc="2022-12-08T15:55:00Z"/>
  <w16cex:commentExtensible w16cex:durableId="273C42BA" w16cex:dateUtc="2022-12-08T16:02:00Z"/>
  <w16cex:commentExtensible w16cex:durableId="273C43F3" w16cex:dateUtc="2022-12-08T16:07:00Z"/>
  <w16cex:commentExtensible w16cex:durableId="273C45A5" w16cex:dateUtc="2022-12-08T16:14:00Z"/>
  <w16cex:commentExtensible w16cex:durableId="273C45FC" w16cex:dateUtc="2022-12-08T16:16:00Z"/>
  <w16cex:commentExtensible w16cex:durableId="273C4621" w16cex:dateUtc="2022-12-08T16:16:00Z"/>
  <w16cex:commentExtensible w16cex:durableId="273C4745" w16cex:dateUtc="2022-12-08T16:21:00Z"/>
  <w16cex:commentExtensible w16cex:durableId="273C47D3" w16cex:dateUtc="2022-12-08T16:24:00Z"/>
  <w16cex:commentExtensible w16cex:durableId="273C486F" w16cex:dateUtc="2022-12-08T16:26:00Z"/>
  <w16cex:commentExtensible w16cex:durableId="273C4B95" w16cex:dateUtc="2022-12-08T16:40:00Z"/>
  <w16cex:commentExtensible w16cex:durableId="273C4DF0" w16cex:dateUtc="2022-12-08T16:50:00Z"/>
  <w16cex:commentExtensible w16cex:durableId="273C4E4B" w16cex:dateUtc="2022-12-08T16:51:00Z"/>
  <w16cex:commentExtensible w16cex:durableId="273C4E5E" w16cex:dateUtc="2022-12-08T16:51:00Z"/>
  <w16cex:commentExtensible w16cex:durableId="273C4E72" w16cex:dateUtc="2022-12-08T16:52:00Z"/>
  <w16cex:commentExtensible w16cex:durableId="273C4F29" w16cex:dateUtc="2022-12-08T16: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F97113" w16cid:durableId="273C3B01"/>
  <w16cid:commentId w16cid:paraId="54108984" w16cid:durableId="26E18154"/>
  <w16cid:commentId w16cid:paraId="077F71AD" w16cid:durableId="2738C43E"/>
  <w16cid:commentId w16cid:paraId="56AA0513" w16cid:durableId="2738C51D"/>
  <w16cid:commentId w16cid:paraId="5C4AB928" w16cid:durableId="2738C4C9"/>
  <w16cid:commentId w16cid:paraId="4A20D853" w16cid:durableId="2739A809"/>
  <w16cid:commentId w16cid:paraId="2E8F19EF" w16cid:durableId="2738C5D8"/>
  <w16cid:commentId w16cid:paraId="33D28C5F" w16cid:durableId="2738C6D8"/>
  <w16cid:commentId w16cid:paraId="261DB9DC" w16cid:durableId="2739B7D7"/>
  <w16cid:commentId w16cid:paraId="07FF6B5F" w16cid:durableId="27399EA5"/>
  <w16cid:commentId w16cid:paraId="61E25496" w16cid:durableId="2738C9EE"/>
  <w16cid:commentId w16cid:paraId="35D8C24E" w16cid:durableId="273CFAEF"/>
  <w16cid:commentId w16cid:paraId="2C8E1BA8" w16cid:durableId="2739A7AD"/>
  <w16cid:commentId w16cid:paraId="25F58AB5" w16cid:durableId="2739A88F"/>
  <w16cid:commentId w16cid:paraId="666E2D1F" w16cid:durableId="2739A92B"/>
  <w16cid:commentId w16cid:paraId="4A3C947F" w16cid:durableId="2739A9E4"/>
  <w16cid:commentId w16cid:paraId="527A9DF9" w16cid:durableId="2739A9D4"/>
  <w16cid:commentId w16cid:paraId="7705CCC5" w16cid:durableId="2739A9BD"/>
  <w16cid:commentId w16cid:paraId="075197FC" w16cid:durableId="2739AA3B"/>
  <w16cid:commentId w16cid:paraId="6604F658" w16cid:durableId="2739AFFA"/>
  <w16cid:commentId w16cid:paraId="6DB8DB71" w16cid:durableId="2739B4A9"/>
  <w16cid:commentId w16cid:paraId="3A39DD82" w16cid:durableId="2739AC8F"/>
  <w16cid:commentId w16cid:paraId="1AC51186" w16cid:durableId="2739C9EB"/>
  <w16cid:commentId w16cid:paraId="08CA5C01" w16cid:durableId="2739E7E0"/>
  <w16cid:commentId w16cid:paraId="546FBCC8" w16cid:durableId="273C3E07"/>
  <w16cid:commentId w16cid:paraId="4DB0C93A" w16cid:durableId="2739ACBE"/>
  <w16cid:commentId w16cid:paraId="40BFDFE0" w16cid:durableId="273C3D17"/>
  <w16cid:commentId w16cid:paraId="281E93E3" w16cid:durableId="273C3E45"/>
  <w16cid:commentId w16cid:paraId="665F3ED0" w16cid:durableId="2739E853"/>
  <w16cid:commentId w16cid:paraId="18B30632" w16cid:durableId="2739AE75"/>
  <w16cid:commentId w16cid:paraId="0494FBE5" w16cid:durableId="2739B51E"/>
  <w16cid:commentId w16cid:paraId="7CC53F2A" w16cid:durableId="2739B2F8"/>
  <w16cid:commentId w16cid:paraId="5CAEA959" w16cid:durableId="2739C6FE"/>
  <w16cid:commentId w16cid:paraId="1EDE657D" w16cid:durableId="2739E8A8"/>
  <w16cid:commentId w16cid:paraId="6D34D8A9" w16cid:durableId="273C3121"/>
  <w16cid:commentId w16cid:paraId="7A88D15D" w16cid:durableId="2739E93F"/>
  <w16cid:commentId w16cid:paraId="52F13D08" w16cid:durableId="273C3EA4"/>
  <w16cid:commentId w16cid:paraId="0B49D459" w16cid:durableId="2739EE60"/>
  <w16cid:commentId w16cid:paraId="748DCF52" w16cid:durableId="2739E8F9"/>
  <w16cid:commentId w16cid:paraId="5244FC66" w16cid:durableId="2739ED16"/>
  <w16cid:commentId w16cid:paraId="14E74B61" w16cid:durableId="2739CCEA"/>
  <w16cid:commentId w16cid:paraId="3152C1F2" w16cid:durableId="2739F69C"/>
  <w16cid:commentId w16cid:paraId="241A0B25" w16cid:durableId="2739F6E8"/>
  <w16cid:commentId w16cid:paraId="121E9B45" w16cid:durableId="273C2DE4"/>
  <w16cid:commentId w16cid:paraId="0FDC9AFF" w16cid:durableId="273C3087"/>
  <w16cid:commentId w16cid:paraId="629B059E" w16cid:durableId="2739F72B"/>
  <w16cid:commentId w16cid:paraId="0462C805" w16cid:durableId="273C3238"/>
  <w16cid:commentId w16cid:paraId="7CAE2268" w16cid:durableId="273C3381"/>
  <w16cid:commentId w16cid:paraId="7E95EC5E" w16cid:durableId="273C40A0"/>
  <w16cid:commentId w16cid:paraId="3F6E6BD4" w16cid:durableId="273C3CB9"/>
  <w16cid:commentId w16cid:paraId="787AF015" w16cid:durableId="273C4122"/>
  <w16cid:commentId w16cid:paraId="72C715FB" w16cid:durableId="273C42BA"/>
  <w16cid:commentId w16cid:paraId="0B182C8E" w16cid:durableId="273C43F3"/>
  <w16cid:commentId w16cid:paraId="6583A45B" w16cid:durableId="273C45A5"/>
  <w16cid:commentId w16cid:paraId="78039AC9" w16cid:durableId="273C45FC"/>
  <w16cid:commentId w16cid:paraId="7AF0D346" w16cid:durableId="273C4621"/>
  <w16cid:commentId w16cid:paraId="4EE692E6" w16cid:durableId="273C4745"/>
  <w16cid:commentId w16cid:paraId="5BBEB1AA" w16cid:durableId="273C47D3"/>
  <w16cid:commentId w16cid:paraId="14856E7D" w16cid:durableId="273C486F"/>
  <w16cid:commentId w16cid:paraId="4EAAA391" w16cid:durableId="273C4B95"/>
  <w16cid:commentId w16cid:paraId="17E84A7B" w16cid:durableId="273C4DF0"/>
  <w16cid:commentId w16cid:paraId="4707B09B" w16cid:durableId="273C4E4B"/>
  <w16cid:commentId w16cid:paraId="05F275B9" w16cid:durableId="273C4E5E"/>
  <w16cid:commentId w16cid:paraId="3C842561" w16cid:durableId="273C4E72"/>
  <w16cid:commentId w16cid:paraId="19548F2F" w16cid:durableId="273C4F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B164D" w14:textId="77777777" w:rsidR="00EE6038" w:rsidRDefault="00EE6038" w:rsidP="00A636F2">
      <w:r>
        <w:separator/>
      </w:r>
    </w:p>
  </w:endnote>
  <w:endnote w:type="continuationSeparator" w:id="0">
    <w:p w14:paraId="0EEFE75B" w14:textId="77777777" w:rsidR="00EE6038" w:rsidRDefault="00EE6038" w:rsidP="00A636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2788B" w14:textId="77777777" w:rsidR="00EE6038" w:rsidRDefault="00EE6038" w:rsidP="00A636F2">
      <w:r>
        <w:separator/>
      </w:r>
    </w:p>
  </w:footnote>
  <w:footnote w:type="continuationSeparator" w:id="0">
    <w:p w14:paraId="5F36C48A" w14:textId="77777777" w:rsidR="00EE6038" w:rsidRDefault="00EE6038" w:rsidP="00A636F2">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xLKVqNpk" int2:invalidationBookmarkName="" int2:hashCode="jxDBjbP58hfOWy" int2:id="pzQjxeFK">
      <int2:state int2:value="Rejected" int2:type="LegacyProofing"/>
    </int2:bookmark>
    <int2:bookmark int2:bookmarkName="_Int_SUjSeBIe" int2:invalidationBookmarkName="" int2:hashCode="DtOAdkszKFCSm2" int2:id="qTUCtZig">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A858F7"/>
    <w:multiLevelType w:val="hybridMultilevel"/>
    <w:tmpl w:val="B4605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8C666E"/>
    <w:multiLevelType w:val="hybridMultilevel"/>
    <w:tmpl w:val="99A01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3861581">
    <w:abstractNumId w:val="1"/>
  </w:num>
  <w:num w:numId="2" w16cid:durableId="150103964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yler Steven Coleman">
    <w15:presenceInfo w15:providerId="Windows Live" w15:userId="a132ce15571037c7"/>
  </w15:person>
  <w15:person w15:author="Mason,David Steven">
    <w15:presenceInfo w15:providerId="AD" w15:userId="S::masond@ufl.edu::5313efeb-8eb3-4815-9d03-2659f2c31b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7C5"/>
    <w:rsid w:val="000045C7"/>
    <w:rsid w:val="0000501B"/>
    <w:rsid w:val="00016625"/>
    <w:rsid w:val="0006199B"/>
    <w:rsid w:val="0007439C"/>
    <w:rsid w:val="000863DA"/>
    <w:rsid w:val="000D2DC7"/>
    <w:rsid w:val="001061FB"/>
    <w:rsid w:val="00137E26"/>
    <w:rsid w:val="00147081"/>
    <w:rsid w:val="001623E3"/>
    <w:rsid w:val="00165FCD"/>
    <w:rsid w:val="00170637"/>
    <w:rsid w:val="001841CE"/>
    <w:rsid w:val="00194654"/>
    <w:rsid w:val="001B001C"/>
    <w:rsid w:val="001B0866"/>
    <w:rsid w:val="001B0BCD"/>
    <w:rsid w:val="001B24E2"/>
    <w:rsid w:val="001B6373"/>
    <w:rsid w:val="001B7019"/>
    <w:rsid w:val="001C6D33"/>
    <w:rsid w:val="001E7B09"/>
    <w:rsid w:val="001F132C"/>
    <w:rsid w:val="00212B3C"/>
    <w:rsid w:val="002319A3"/>
    <w:rsid w:val="00236761"/>
    <w:rsid w:val="0024518E"/>
    <w:rsid w:val="00246C9D"/>
    <w:rsid w:val="00253854"/>
    <w:rsid w:val="00254BCB"/>
    <w:rsid w:val="00262710"/>
    <w:rsid w:val="00262E0C"/>
    <w:rsid w:val="00273D90"/>
    <w:rsid w:val="00276BBD"/>
    <w:rsid w:val="0028548A"/>
    <w:rsid w:val="00295E97"/>
    <w:rsid w:val="002A2609"/>
    <w:rsid w:val="002B1688"/>
    <w:rsid w:val="002B2C42"/>
    <w:rsid w:val="002C1C43"/>
    <w:rsid w:val="002D1556"/>
    <w:rsid w:val="002E5B05"/>
    <w:rsid w:val="002F3B1F"/>
    <w:rsid w:val="003041E4"/>
    <w:rsid w:val="00307141"/>
    <w:rsid w:val="003116B8"/>
    <w:rsid w:val="003418AC"/>
    <w:rsid w:val="003605A2"/>
    <w:rsid w:val="00371A2B"/>
    <w:rsid w:val="003834ED"/>
    <w:rsid w:val="00385EBE"/>
    <w:rsid w:val="00395C6E"/>
    <w:rsid w:val="00397DA1"/>
    <w:rsid w:val="003A346E"/>
    <w:rsid w:val="003B313E"/>
    <w:rsid w:val="003B5A42"/>
    <w:rsid w:val="003C36DD"/>
    <w:rsid w:val="003C48AF"/>
    <w:rsid w:val="003D3C2B"/>
    <w:rsid w:val="003D6FA4"/>
    <w:rsid w:val="003F190F"/>
    <w:rsid w:val="00411755"/>
    <w:rsid w:val="00424B75"/>
    <w:rsid w:val="00426B7A"/>
    <w:rsid w:val="00430925"/>
    <w:rsid w:val="0043131F"/>
    <w:rsid w:val="004472E2"/>
    <w:rsid w:val="00474064"/>
    <w:rsid w:val="00474544"/>
    <w:rsid w:val="00477345"/>
    <w:rsid w:val="0049068F"/>
    <w:rsid w:val="004A0CA3"/>
    <w:rsid w:val="004D6E62"/>
    <w:rsid w:val="004E112B"/>
    <w:rsid w:val="004E14C8"/>
    <w:rsid w:val="004F0185"/>
    <w:rsid w:val="004F6BFC"/>
    <w:rsid w:val="00500364"/>
    <w:rsid w:val="005018CA"/>
    <w:rsid w:val="005065C2"/>
    <w:rsid w:val="00516657"/>
    <w:rsid w:val="005201FD"/>
    <w:rsid w:val="00540164"/>
    <w:rsid w:val="00561EC8"/>
    <w:rsid w:val="00581E34"/>
    <w:rsid w:val="00584ADE"/>
    <w:rsid w:val="005A0E4D"/>
    <w:rsid w:val="005A2DFC"/>
    <w:rsid w:val="005B5983"/>
    <w:rsid w:val="005C5F8D"/>
    <w:rsid w:val="005D33A7"/>
    <w:rsid w:val="005D5F0E"/>
    <w:rsid w:val="005E66BE"/>
    <w:rsid w:val="005F766A"/>
    <w:rsid w:val="00601F73"/>
    <w:rsid w:val="006145CE"/>
    <w:rsid w:val="0061624B"/>
    <w:rsid w:val="00636D35"/>
    <w:rsid w:val="006378AE"/>
    <w:rsid w:val="00644ED5"/>
    <w:rsid w:val="00645028"/>
    <w:rsid w:val="00647AE2"/>
    <w:rsid w:val="00681968"/>
    <w:rsid w:val="006C4087"/>
    <w:rsid w:val="006D5D8A"/>
    <w:rsid w:val="006E19F1"/>
    <w:rsid w:val="006E6C7A"/>
    <w:rsid w:val="0071404B"/>
    <w:rsid w:val="007309C0"/>
    <w:rsid w:val="0073215C"/>
    <w:rsid w:val="00733107"/>
    <w:rsid w:val="00743443"/>
    <w:rsid w:val="00747B8B"/>
    <w:rsid w:val="00764EA2"/>
    <w:rsid w:val="007808CD"/>
    <w:rsid w:val="007C291B"/>
    <w:rsid w:val="007E00F1"/>
    <w:rsid w:val="007F5029"/>
    <w:rsid w:val="0082733B"/>
    <w:rsid w:val="008447C5"/>
    <w:rsid w:val="008860B1"/>
    <w:rsid w:val="008927B9"/>
    <w:rsid w:val="008C28AA"/>
    <w:rsid w:val="008E56FF"/>
    <w:rsid w:val="008E63AF"/>
    <w:rsid w:val="008F5B0D"/>
    <w:rsid w:val="00906C1E"/>
    <w:rsid w:val="009106BD"/>
    <w:rsid w:val="00917F92"/>
    <w:rsid w:val="00921F11"/>
    <w:rsid w:val="009328FB"/>
    <w:rsid w:val="00936F7F"/>
    <w:rsid w:val="009423A6"/>
    <w:rsid w:val="0095162D"/>
    <w:rsid w:val="00971213"/>
    <w:rsid w:val="009A04EF"/>
    <w:rsid w:val="009A5020"/>
    <w:rsid w:val="009B326B"/>
    <w:rsid w:val="009B7CB0"/>
    <w:rsid w:val="00A15E0C"/>
    <w:rsid w:val="00A16AF3"/>
    <w:rsid w:val="00A25E81"/>
    <w:rsid w:val="00A51B39"/>
    <w:rsid w:val="00A636F2"/>
    <w:rsid w:val="00A73886"/>
    <w:rsid w:val="00A83899"/>
    <w:rsid w:val="00AB1BB9"/>
    <w:rsid w:val="00AB442B"/>
    <w:rsid w:val="00AB6E6C"/>
    <w:rsid w:val="00AE2ECA"/>
    <w:rsid w:val="00AE7BDF"/>
    <w:rsid w:val="00B16A68"/>
    <w:rsid w:val="00B24D71"/>
    <w:rsid w:val="00B30A5D"/>
    <w:rsid w:val="00B31835"/>
    <w:rsid w:val="00B51FEB"/>
    <w:rsid w:val="00B75E6D"/>
    <w:rsid w:val="00B82869"/>
    <w:rsid w:val="00B97B9E"/>
    <w:rsid w:val="00BB751D"/>
    <w:rsid w:val="00BC0952"/>
    <w:rsid w:val="00BD47A1"/>
    <w:rsid w:val="00BD5437"/>
    <w:rsid w:val="00C00942"/>
    <w:rsid w:val="00C11EE2"/>
    <w:rsid w:val="00C15F62"/>
    <w:rsid w:val="00C20457"/>
    <w:rsid w:val="00C2173D"/>
    <w:rsid w:val="00C545CA"/>
    <w:rsid w:val="00C5740B"/>
    <w:rsid w:val="00C61021"/>
    <w:rsid w:val="00C63278"/>
    <w:rsid w:val="00C64F84"/>
    <w:rsid w:val="00C83932"/>
    <w:rsid w:val="00CA453F"/>
    <w:rsid w:val="00CB2182"/>
    <w:rsid w:val="00CB7025"/>
    <w:rsid w:val="00D40454"/>
    <w:rsid w:val="00D74C92"/>
    <w:rsid w:val="00D76584"/>
    <w:rsid w:val="00D83A2B"/>
    <w:rsid w:val="00DA6873"/>
    <w:rsid w:val="00DB430C"/>
    <w:rsid w:val="00DB7C62"/>
    <w:rsid w:val="00DD0F08"/>
    <w:rsid w:val="00DF1190"/>
    <w:rsid w:val="00DF22ED"/>
    <w:rsid w:val="00E021F3"/>
    <w:rsid w:val="00E2108C"/>
    <w:rsid w:val="00E21858"/>
    <w:rsid w:val="00E311EA"/>
    <w:rsid w:val="00E33F24"/>
    <w:rsid w:val="00E53EC8"/>
    <w:rsid w:val="00E54D0B"/>
    <w:rsid w:val="00E5778A"/>
    <w:rsid w:val="00E67F10"/>
    <w:rsid w:val="00E87484"/>
    <w:rsid w:val="00E91C6B"/>
    <w:rsid w:val="00EA58FB"/>
    <w:rsid w:val="00EB40B5"/>
    <w:rsid w:val="00EB5B32"/>
    <w:rsid w:val="00EC477F"/>
    <w:rsid w:val="00ED3548"/>
    <w:rsid w:val="00ED501F"/>
    <w:rsid w:val="00EE1ED2"/>
    <w:rsid w:val="00EE6038"/>
    <w:rsid w:val="00EF280D"/>
    <w:rsid w:val="00EF4447"/>
    <w:rsid w:val="00EF4798"/>
    <w:rsid w:val="00EF5904"/>
    <w:rsid w:val="00EF77A8"/>
    <w:rsid w:val="00F05954"/>
    <w:rsid w:val="00F06350"/>
    <w:rsid w:val="00F144CE"/>
    <w:rsid w:val="00F14CDF"/>
    <w:rsid w:val="00F238ED"/>
    <w:rsid w:val="00F30067"/>
    <w:rsid w:val="00F3519A"/>
    <w:rsid w:val="00FA104F"/>
    <w:rsid w:val="00FA6927"/>
    <w:rsid w:val="00FB14B2"/>
    <w:rsid w:val="00FB378B"/>
    <w:rsid w:val="00FD78D6"/>
    <w:rsid w:val="00FE531D"/>
    <w:rsid w:val="00FF6945"/>
    <w:rsid w:val="0254EFCE"/>
    <w:rsid w:val="0B0FFCA7"/>
    <w:rsid w:val="1094E8EC"/>
    <w:rsid w:val="10B61ADA"/>
    <w:rsid w:val="14E17E8F"/>
    <w:rsid w:val="156F9A52"/>
    <w:rsid w:val="15A84400"/>
    <w:rsid w:val="170B6AB3"/>
    <w:rsid w:val="2253AD00"/>
    <w:rsid w:val="270D3FF6"/>
    <w:rsid w:val="2B68CD85"/>
    <w:rsid w:val="2EDE2951"/>
    <w:rsid w:val="39CFFC6F"/>
    <w:rsid w:val="3C6D0BF4"/>
    <w:rsid w:val="403F3DF3"/>
    <w:rsid w:val="4670CAEB"/>
    <w:rsid w:val="4C0F2578"/>
    <w:rsid w:val="50DF5640"/>
    <w:rsid w:val="539C940D"/>
    <w:rsid w:val="56466C27"/>
    <w:rsid w:val="5E23E912"/>
    <w:rsid w:val="6174EC1F"/>
    <w:rsid w:val="6485AE65"/>
    <w:rsid w:val="6A837F06"/>
    <w:rsid w:val="6B07B128"/>
    <w:rsid w:val="714B0910"/>
    <w:rsid w:val="78A6B1EE"/>
    <w:rsid w:val="7982AF49"/>
    <w:rsid w:val="7AF1EB56"/>
    <w:rsid w:val="7F1AF1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D496E"/>
  <w15:chartTrackingRefBased/>
  <w15:docId w15:val="{1468B25B-ABA9-E049-A7D5-930906FEA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447C5"/>
    <w:rPr>
      <w:sz w:val="16"/>
      <w:szCs w:val="16"/>
    </w:rPr>
  </w:style>
  <w:style w:type="paragraph" w:styleId="CommentText">
    <w:name w:val="annotation text"/>
    <w:basedOn w:val="Normal"/>
    <w:link w:val="CommentTextChar"/>
    <w:uiPriority w:val="99"/>
    <w:unhideWhenUsed/>
    <w:rsid w:val="008447C5"/>
    <w:rPr>
      <w:sz w:val="20"/>
      <w:szCs w:val="20"/>
    </w:rPr>
  </w:style>
  <w:style w:type="character" w:customStyle="1" w:styleId="CommentTextChar">
    <w:name w:val="Comment Text Char"/>
    <w:basedOn w:val="DefaultParagraphFont"/>
    <w:link w:val="CommentText"/>
    <w:uiPriority w:val="99"/>
    <w:rsid w:val="008447C5"/>
    <w:rPr>
      <w:sz w:val="20"/>
      <w:szCs w:val="20"/>
    </w:rPr>
  </w:style>
  <w:style w:type="paragraph" w:styleId="CommentSubject">
    <w:name w:val="annotation subject"/>
    <w:basedOn w:val="CommentText"/>
    <w:next w:val="CommentText"/>
    <w:link w:val="CommentSubjectChar"/>
    <w:uiPriority w:val="99"/>
    <w:semiHidden/>
    <w:unhideWhenUsed/>
    <w:rsid w:val="008447C5"/>
    <w:rPr>
      <w:b/>
      <w:bCs/>
    </w:rPr>
  </w:style>
  <w:style w:type="character" w:customStyle="1" w:styleId="CommentSubjectChar">
    <w:name w:val="Comment Subject Char"/>
    <w:basedOn w:val="CommentTextChar"/>
    <w:link w:val="CommentSubject"/>
    <w:uiPriority w:val="99"/>
    <w:semiHidden/>
    <w:rsid w:val="008447C5"/>
    <w:rPr>
      <w:b/>
      <w:bCs/>
      <w:sz w:val="20"/>
      <w:szCs w:val="20"/>
    </w:rPr>
  </w:style>
  <w:style w:type="paragraph" w:styleId="Bibliography">
    <w:name w:val="Bibliography"/>
    <w:basedOn w:val="Normal"/>
    <w:next w:val="Normal"/>
    <w:uiPriority w:val="37"/>
    <w:unhideWhenUsed/>
    <w:rsid w:val="00EF4447"/>
    <w:pPr>
      <w:spacing w:line="480" w:lineRule="auto"/>
      <w:ind w:left="720" w:hanging="720"/>
    </w:pPr>
  </w:style>
  <w:style w:type="character" w:styleId="Hyperlink">
    <w:name w:val="Hyperlink"/>
    <w:basedOn w:val="DefaultParagraphFont"/>
    <w:uiPriority w:val="99"/>
    <w:unhideWhenUsed/>
    <w:rsid w:val="001623E3"/>
    <w:rPr>
      <w:color w:val="0563C1" w:themeColor="hyperlink"/>
      <w:u w:val="single"/>
    </w:rPr>
  </w:style>
  <w:style w:type="character" w:styleId="UnresolvedMention">
    <w:name w:val="Unresolved Mention"/>
    <w:basedOn w:val="DefaultParagraphFont"/>
    <w:uiPriority w:val="99"/>
    <w:semiHidden/>
    <w:unhideWhenUsed/>
    <w:rsid w:val="001623E3"/>
    <w:rPr>
      <w:color w:val="605E5C"/>
      <w:shd w:val="clear" w:color="auto" w:fill="E1DFDD"/>
    </w:rPr>
  </w:style>
  <w:style w:type="table" w:styleId="TableGrid">
    <w:name w:val="Table Grid"/>
    <w:basedOn w:val="TableNormal"/>
    <w:uiPriority w:val="39"/>
    <w:rsid w:val="00C11E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636F2"/>
    <w:pPr>
      <w:tabs>
        <w:tab w:val="center" w:pos="4680"/>
        <w:tab w:val="right" w:pos="9360"/>
      </w:tabs>
    </w:pPr>
  </w:style>
  <w:style w:type="character" w:customStyle="1" w:styleId="HeaderChar">
    <w:name w:val="Header Char"/>
    <w:basedOn w:val="DefaultParagraphFont"/>
    <w:link w:val="Header"/>
    <w:uiPriority w:val="99"/>
    <w:rsid w:val="00A636F2"/>
  </w:style>
  <w:style w:type="paragraph" w:styleId="Footer">
    <w:name w:val="footer"/>
    <w:basedOn w:val="Normal"/>
    <w:link w:val="FooterChar"/>
    <w:uiPriority w:val="99"/>
    <w:unhideWhenUsed/>
    <w:rsid w:val="00A636F2"/>
    <w:pPr>
      <w:tabs>
        <w:tab w:val="center" w:pos="4680"/>
        <w:tab w:val="right" w:pos="9360"/>
      </w:tabs>
    </w:pPr>
  </w:style>
  <w:style w:type="character" w:customStyle="1" w:styleId="FooterChar">
    <w:name w:val="Footer Char"/>
    <w:basedOn w:val="DefaultParagraphFont"/>
    <w:link w:val="Footer"/>
    <w:uiPriority w:val="99"/>
    <w:rsid w:val="00A636F2"/>
  </w:style>
  <w:style w:type="paragraph" w:styleId="NormalWeb">
    <w:name w:val="Normal (Web)"/>
    <w:basedOn w:val="Normal"/>
    <w:uiPriority w:val="99"/>
    <w:unhideWhenUsed/>
    <w:rsid w:val="006E19F1"/>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2B1688"/>
    <w:pPr>
      <w:ind w:left="720"/>
      <w:contextualSpacing/>
    </w:pPr>
  </w:style>
  <w:style w:type="paragraph" w:styleId="Revision">
    <w:name w:val="Revision"/>
    <w:hidden/>
    <w:uiPriority w:val="99"/>
    <w:semiHidden/>
    <w:rsid w:val="007E00F1"/>
  </w:style>
  <w:style w:type="character" w:styleId="FollowedHyperlink">
    <w:name w:val="FollowedHyperlink"/>
    <w:basedOn w:val="DefaultParagraphFont"/>
    <w:uiPriority w:val="99"/>
    <w:semiHidden/>
    <w:unhideWhenUsed/>
    <w:rsid w:val="00F238ED"/>
    <w:rPr>
      <w:color w:val="954F72" w:themeColor="followedHyperlink"/>
      <w:u w:val="single"/>
    </w:rPr>
  </w:style>
  <w:style w:type="character" w:styleId="PlaceholderText">
    <w:name w:val="Placeholder Text"/>
    <w:basedOn w:val="DefaultParagraphFont"/>
    <w:uiPriority w:val="99"/>
    <w:semiHidden/>
    <w:rsid w:val="000166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039207">
      <w:bodyDiv w:val="1"/>
      <w:marLeft w:val="0"/>
      <w:marRight w:val="0"/>
      <w:marTop w:val="0"/>
      <w:marBottom w:val="0"/>
      <w:divBdr>
        <w:top w:val="none" w:sz="0" w:space="0" w:color="auto"/>
        <w:left w:val="none" w:sz="0" w:space="0" w:color="auto"/>
        <w:bottom w:val="none" w:sz="0" w:space="0" w:color="auto"/>
        <w:right w:val="none" w:sz="0" w:space="0" w:color="auto"/>
      </w:divBdr>
    </w:div>
    <w:div w:id="348606568">
      <w:bodyDiv w:val="1"/>
      <w:marLeft w:val="0"/>
      <w:marRight w:val="0"/>
      <w:marTop w:val="0"/>
      <w:marBottom w:val="0"/>
      <w:divBdr>
        <w:top w:val="none" w:sz="0" w:space="0" w:color="auto"/>
        <w:left w:val="none" w:sz="0" w:space="0" w:color="auto"/>
        <w:bottom w:val="none" w:sz="0" w:space="0" w:color="auto"/>
        <w:right w:val="none" w:sz="0" w:space="0" w:color="auto"/>
      </w:divBdr>
      <w:divsChild>
        <w:div w:id="1678725703">
          <w:marLeft w:val="0"/>
          <w:marRight w:val="0"/>
          <w:marTop w:val="0"/>
          <w:marBottom w:val="0"/>
          <w:divBdr>
            <w:top w:val="none" w:sz="0" w:space="0" w:color="auto"/>
            <w:left w:val="none" w:sz="0" w:space="0" w:color="auto"/>
            <w:bottom w:val="none" w:sz="0" w:space="0" w:color="auto"/>
            <w:right w:val="none" w:sz="0" w:space="0" w:color="auto"/>
          </w:divBdr>
          <w:divsChild>
            <w:div w:id="582181277">
              <w:marLeft w:val="0"/>
              <w:marRight w:val="0"/>
              <w:marTop w:val="0"/>
              <w:marBottom w:val="0"/>
              <w:divBdr>
                <w:top w:val="none" w:sz="0" w:space="0" w:color="auto"/>
                <w:left w:val="none" w:sz="0" w:space="0" w:color="auto"/>
                <w:bottom w:val="none" w:sz="0" w:space="0" w:color="auto"/>
                <w:right w:val="none" w:sz="0" w:space="0" w:color="auto"/>
              </w:divBdr>
              <w:divsChild>
                <w:div w:id="5972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308143">
      <w:bodyDiv w:val="1"/>
      <w:marLeft w:val="0"/>
      <w:marRight w:val="0"/>
      <w:marTop w:val="0"/>
      <w:marBottom w:val="0"/>
      <w:divBdr>
        <w:top w:val="none" w:sz="0" w:space="0" w:color="auto"/>
        <w:left w:val="none" w:sz="0" w:space="0" w:color="auto"/>
        <w:bottom w:val="none" w:sz="0" w:space="0" w:color="auto"/>
        <w:right w:val="none" w:sz="0" w:space="0" w:color="auto"/>
      </w:divBdr>
    </w:div>
    <w:div w:id="531459277">
      <w:bodyDiv w:val="1"/>
      <w:marLeft w:val="0"/>
      <w:marRight w:val="0"/>
      <w:marTop w:val="0"/>
      <w:marBottom w:val="0"/>
      <w:divBdr>
        <w:top w:val="none" w:sz="0" w:space="0" w:color="auto"/>
        <w:left w:val="none" w:sz="0" w:space="0" w:color="auto"/>
        <w:bottom w:val="none" w:sz="0" w:space="0" w:color="auto"/>
        <w:right w:val="none" w:sz="0" w:space="0" w:color="auto"/>
      </w:divBdr>
    </w:div>
    <w:div w:id="1170221238">
      <w:bodyDiv w:val="1"/>
      <w:marLeft w:val="0"/>
      <w:marRight w:val="0"/>
      <w:marTop w:val="0"/>
      <w:marBottom w:val="0"/>
      <w:divBdr>
        <w:top w:val="none" w:sz="0" w:space="0" w:color="auto"/>
        <w:left w:val="none" w:sz="0" w:space="0" w:color="auto"/>
        <w:bottom w:val="none" w:sz="0" w:space="0" w:color="auto"/>
        <w:right w:val="none" w:sz="0" w:space="0" w:color="auto"/>
      </w:divBdr>
      <w:divsChild>
        <w:div w:id="530414531">
          <w:marLeft w:val="0"/>
          <w:marRight w:val="0"/>
          <w:marTop w:val="0"/>
          <w:marBottom w:val="0"/>
          <w:divBdr>
            <w:top w:val="none" w:sz="0" w:space="0" w:color="auto"/>
            <w:left w:val="none" w:sz="0" w:space="0" w:color="auto"/>
            <w:bottom w:val="none" w:sz="0" w:space="0" w:color="auto"/>
            <w:right w:val="none" w:sz="0" w:space="0" w:color="auto"/>
          </w:divBdr>
        </w:div>
      </w:divsChild>
    </w:div>
    <w:div w:id="1232736500">
      <w:bodyDiv w:val="1"/>
      <w:marLeft w:val="0"/>
      <w:marRight w:val="0"/>
      <w:marTop w:val="0"/>
      <w:marBottom w:val="0"/>
      <w:divBdr>
        <w:top w:val="none" w:sz="0" w:space="0" w:color="auto"/>
        <w:left w:val="none" w:sz="0" w:space="0" w:color="auto"/>
        <w:bottom w:val="none" w:sz="0" w:space="0" w:color="auto"/>
        <w:right w:val="none" w:sz="0" w:space="0" w:color="auto"/>
      </w:divBdr>
    </w:div>
    <w:div w:id="1278294962">
      <w:bodyDiv w:val="1"/>
      <w:marLeft w:val="0"/>
      <w:marRight w:val="0"/>
      <w:marTop w:val="0"/>
      <w:marBottom w:val="0"/>
      <w:divBdr>
        <w:top w:val="none" w:sz="0" w:space="0" w:color="auto"/>
        <w:left w:val="none" w:sz="0" w:space="0" w:color="auto"/>
        <w:bottom w:val="none" w:sz="0" w:space="0" w:color="auto"/>
        <w:right w:val="none" w:sz="0" w:space="0" w:color="auto"/>
      </w:divBdr>
      <w:divsChild>
        <w:div w:id="542596261">
          <w:marLeft w:val="0"/>
          <w:marRight w:val="0"/>
          <w:marTop w:val="0"/>
          <w:marBottom w:val="0"/>
          <w:divBdr>
            <w:top w:val="none" w:sz="0" w:space="0" w:color="auto"/>
            <w:left w:val="none" w:sz="0" w:space="0" w:color="auto"/>
            <w:bottom w:val="none" w:sz="0" w:space="0" w:color="auto"/>
            <w:right w:val="none" w:sz="0" w:space="0" w:color="auto"/>
          </w:divBdr>
        </w:div>
      </w:divsChild>
    </w:div>
    <w:div w:id="1484128510">
      <w:bodyDiv w:val="1"/>
      <w:marLeft w:val="0"/>
      <w:marRight w:val="0"/>
      <w:marTop w:val="0"/>
      <w:marBottom w:val="0"/>
      <w:divBdr>
        <w:top w:val="none" w:sz="0" w:space="0" w:color="auto"/>
        <w:left w:val="none" w:sz="0" w:space="0" w:color="auto"/>
        <w:bottom w:val="none" w:sz="0" w:space="0" w:color="auto"/>
        <w:right w:val="none" w:sz="0" w:space="0" w:color="auto"/>
      </w:divBdr>
      <w:divsChild>
        <w:div w:id="18540325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B9972-F813-4B4C-8270-DB0E97001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48</Pages>
  <Words>48828</Words>
  <Characters>278320</Characters>
  <Application>Microsoft Office Word</Application>
  <DocSecurity>0</DocSecurity>
  <Lines>2319</Lines>
  <Paragraphs>652</Paragraphs>
  <ScaleCrop>false</ScaleCrop>
  <HeadingPairs>
    <vt:vector size="2" baseType="variant">
      <vt:variant>
        <vt:lpstr>Title</vt:lpstr>
      </vt:variant>
      <vt:variant>
        <vt:i4>1</vt:i4>
      </vt:variant>
    </vt:vector>
  </HeadingPairs>
  <TitlesOfParts>
    <vt:vector size="1" baseType="lpstr">
      <vt:lpstr/>
    </vt:vector>
  </TitlesOfParts>
  <Company>University of Florida</Company>
  <LinksUpToDate>false</LinksUpToDate>
  <CharactersWithSpaces>326496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Mason,David Steven</dc:creator>
  <cp:keywords/>
  <dc:description/>
  <cp:lastModifiedBy>Tyler Steven Coleman</cp:lastModifiedBy>
  <cp:revision>10</cp:revision>
  <cp:lastPrinted>2022-11-20T01:47:00Z</cp:lastPrinted>
  <dcterms:created xsi:type="dcterms:W3CDTF">2022-12-05T21:10:00Z</dcterms:created>
  <dcterms:modified xsi:type="dcterms:W3CDTF">2022-12-09T05:27:00Z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id="bvSoIe5R"/&gt;&lt;style id="http://www.zotero.org/styles/apa" locale="en-US" hasBibliography="1" bibliographyStyleHasBeenSet="1"/&gt;&lt;prefs&gt;&lt;pref name="fieldType" value="Field"/&gt;&lt;/prefs&gt;&lt;/data&gt;</vt:lpwstr>
  </property>
</Properties>
</file>